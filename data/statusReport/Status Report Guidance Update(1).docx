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</w:rPr>
      </w:pPr>
      <w:bookmarkStart w:id="0" w:name="_GoBack"/>
      <w:bookmarkEnd w:id="0"/>
      <w:r>
        <w:rPr>
          <w:rFonts w:ascii="Tms Rmn" w:hAnsi="Tms Rmn" w:cs="Tms Rmn"/>
          <w:b/>
          <w:bCs/>
          <w:color w:val="000000"/>
          <w:sz w:val="20"/>
          <w:szCs w:val="20"/>
        </w:rPr>
        <w:t>Milestone :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Only critical path milestones should be included.</w:t>
      </w:r>
      <w:r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 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Overdue projected milestone dates should be marked as Red (please follow the CR process to change any baseline/planned dates).</w:t>
      </w:r>
      <w:ins w:id="1" w:author="James Martin" w:date="2013-06-13T08:58:00Z">
        <w:r w:rsidR="00200A97">
          <w:rPr>
            <w:rFonts w:ascii="Tms Rmn" w:hAnsi="Tms Rmn" w:cs="Tms Rmn"/>
            <w:b/>
            <w:bCs/>
            <w:color w:val="000000"/>
            <w:sz w:val="20"/>
            <w:szCs w:val="20"/>
            <w:lang w:val="en-US"/>
          </w:rPr>
          <w:t xml:space="preserve"> </w:t>
        </w:r>
      </w:ins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(Critical Path) Planned Dates that are under threat should marked as Amber.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All overdue milestones must have projected dates in the future.</w:t>
      </w:r>
    </w:p>
    <w:p w:rsidR="0006725E" w:rsidRP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06725E">
        <w:rPr>
          <w:rFonts w:ascii="Calibri" w:hAnsi="Calibri" w:cs="Calibri"/>
          <w:color w:val="000000"/>
          <w:lang w:val="en-US"/>
        </w:rPr>
        <w:t xml:space="preserve"> </w:t>
      </w:r>
    </w:p>
    <w:p w:rsid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</w:rPr>
      </w:pPr>
      <w:r>
        <w:rPr>
          <w:rFonts w:ascii="Tms Rmn" w:hAnsi="Tms Rmn" w:cs="Tms Rmn"/>
          <w:b/>
          <w:bCs/>
          <w:color w:val="000000"/>
          <w:sz w:val="20"/>
          <w:szCs w:val="20"/>
        </w:rPr>
        <w:t xml:space="preserve">Key Risks: 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The “Target Date” is the date at which point the Risk will </w:t>
      </w:r>
      <w:proofErr w:type="spellStart"/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realise</w:t>
      </w:r>
      <w:proofErr w:type="spellEnd"/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 (aka “Trigger Date” on SharePoint).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Risks must not have expired dates.  Either the target date was unrealistic and therefore should be updated or the Risk should be closed and a relevant Issue raised. </w:t>
      </w:r>
    </w:p>
    <w:p w:rsidR="0006725E" w:rsidRP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06725E">
        <w:rPr>
          <w:rFonts w:ascii="Calibri" w:hAnsi="Calibri" w:cs="Calibri"/>
          <w:color w:val="000000"/>
          <w:lang w:val="en-US"/>
        </w:rPr>
        <w:t xml:space="preserve"> </w:t>
      </w:r>
    </w:p>
    <w:p w:rsid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</w:rPr>
      </w:pPr>
      <w:r>
        <w:rPr>
          <w:rFonts w:ascii="Tms Rmn" w:hAnsi="Tms Rmn" w:cs="Tms Rmn"/>
          <w:b/>
          <w:bCs/>
          <w:color w:val="000000"/>
          <w:sz w:val="20"/>
          <w:szCs w:val="20"/>
        </w:rPr>
        <w:t>Matters for Immediate Attention:</w:t>
      </w:r>
    </w:p>
    <w:p w:rsidR="0006725E" w:rsidRPr="0006725E" w:rsidRDefault="00050CE4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The “Target</w:t>
      </w:r>
      <w:r w:rsidR="0006725E"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 Date” is the date at which point the Issue will impact the project plan, quality or budget (aka “Required Resolution” on SharePoint).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Overdue target dates for Issues will be accepted but it will be assumed that appropriate escalation will be articulated in the General Comments and/or Executive Summary sections.</w:t>
      </w:r>
    </w:p>
    <w:p w:rsidR="0006725E" w:rsidRP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06725E">
        <w:rPr>
          <w:rFonts w:ascii="Calibri" w:hAnsi="Calibri" w:cs="Calibri"/>
          <w:color w:val="000000"/>
          <w:lang w:val="en-US"/>
        </w:rPr>
        <w:t xml:space="preserve"> </w:t>
      </w:r>
    </w:p>
    <w:p w:rsid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General: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Please relate to Mo’s email on conciseness, clarity and </w:t>
      </w:r>
      <w:proofErr w:type="spellStart"/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recognising</w:t>
      </w:r>
      <w:proofErr w:type="spellEnd"/>
      <w:r w:rsidRPr="0006725E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 the audience.  This includes avoiding Acronyms/Abbreviations to ensure appropriate Steering level summary.</w:t>
      </w:r>
    </w:p>
    <w:p w:rsidR="0006725E" w:rsidRPr="0006725E" w:rsidRDefault="0006725E" w:rsidP="000672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50CE4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We will be reviewing any Risks or issues included against the SharePoint RAID logs (e.g. using the “</w:t>
      </w:r>
      <w:proofErr w:type="spellStart"/>
      <w:r w:rsidRPr="00050CE4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zWorkstream</w:t>
      </w:r>
      <w:proofErr w:type="spellEnd"/>
      <w:r w:rsidRPr="00050CE4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 Active High Impact” view).</w:t>
      </w:r>
    </w:p>
    <w:p w:rsidR="0006725E" w:rsidRPr="0006725E" w:rsidRDefault="0006725E" w:rsidP="0006725E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  <w:lang w:val="en-US"/>
        </w:rPr>
      </w:pPr>
      <w:r w:rsidRPr="0006725E">
        <w:rPr>
          <w:rFonts w:ascii="Calibri" w:hAnsi="Calibri" w:cs="Calibri"/>
          <w:color w:val="000000"/>
          <w:lang w:val="en-US"/>
        </w:rPr>
        <w:t xml:space="preserve"> </w:t>
      </w:r>
    </w:p>
    <w:p w:rsidR="006259C9" w:rsidRPr="00050CE4" w:rsidRDefault="00200A97" w:rsidP="00050CE4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50CE4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>Milestones</w:t>
      </w:r>
    </w:p>
    <w:p w:rsidR="00200A97" w:rsidRDefault="00200A97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>
        <w:rPr>
          <w:lang w:val="en-GB"/>
        </w:rPr>
        <w:t>List Key M</w:t>
      </w:r>
      <w:r w:rsidRPr="00200A97">
        <w:rPr>
          <w:lang w:val="en-GB"/>
        </w:rPr>
        <w:t>ilestones</w:t>
      </w:r>
      <w:r>
        <w:rPr>
          <w:lang w:val="en-GB"/>
        </w:rPr>
        <w:t>*</w:t>
      </w:r>
      <w:r w:rsidRPr="00200A97">
        <w:rPr>
          <w:lang w:val="en-GB"/>
        </w:rPr>
        <w:t xml:space="preserve">, planned and projected dates. </w:t>
      </w:r>
      <w:r w:rsidR="00DC34F2">
        <w:rPr>
          <w:lang w:val="en-GB"/>
        </w:rPr>
        <w:t xml:space="preserve">Apply </w:t>
      </w:r>
      <w:r w:rsidRPr="00200A97">
        <w:rPr>
          <w:lang w:val="en-GB"/>
        </w:rPr>
        <w:t xml:space="preserve">RAG status </w:t>
      </w:r>
      <w:r>
        <w:rPr>
          <w:lang w:val="en-GB"/>
        </w:rPr>
        <w:t xml:space="preserve">to Projected Date. Change Request shall be applied for any Key Milestones that have missed Planned Date. </w:t>
      </w:r>
    </w:p>
    <w:p w:rsidR="00200A97" w:rsidRDefault="00200A97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 xml:space="preserve">Milestones should include any critical program / project-specific milestones plus current and next phase tracking milestones. </w:t>
      </w:r>
    </w:p>
    <w:p w:rsidR="00A95E53" w:rsidRDefault="00A95E53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>
        <w:rPr>
          <w:lang w:val="en-GB"/>
        </w:rPr>
        <w:t>List Milestones in chronological order based on Planned Date</w:t>
      </w:r>
    </w:p>
    <w:p w:rsidR="00A95E53" w:rsidRPr="00050CE4" w:rsidRDefault="00A95E53" w:rsidP="00050CE4">
      <w:pPr>
        <w:pStyle w:val="ListParagraph"/>
        <w:autoSpaceDE w:val="0"/>
        <w:autoSpaceDN w:val="0"/>
        <w:adjustRightInd w:val="0"/>
        <w:spacing w:after="0" w:line="240" w:lineRule="auto"/>
        <w:rPr>
          <w:lang w:val="en-GB"/>
        </w:rPr>
      </w:pPr>
    </w:p>
    <w:p w:rsidR="00DC34F2" w:rsidRPr="00050CE4" w:rsidRDefault="00DC34F2" w:rsidP="00DC34F2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050CE4"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  <w:t xml:space="preserve">Key Risks: </w:t>
      </w:r>
    </w:p>
    <w:p w:rsidR="00DC34F2" w:rsidRPr="00050CE4" w:rsidRDefault="00DC34F2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>The “Target Date” is the date at which point the Risk will realise (aka “Trigger Date” on SharePoint).</w:t>
      </w:r>
    </w:p>
    <w:p w:rsidR="00DC34F2" w:rsidRPr="00050CE4" w:rsidRDefault="00DC34F2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 xml:space="preserve">Risks must not have expired dates.  Either the target date was unrealistic and therefore should be updated or the Risk should be closed and a relevant Issue raised. </w:t>
      </w:r>
    </w:p>
    <w:p w:rsidR="00DC34F2" w:rsidRDefault="00DC34F2" w:rsidP="00DC34F2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</w:rPr>
      </w:pPr>
    </w:p>
    <w:p w:rsidR="00DC34F2" w:rsidRDefault="00DC34F2" w:rsidP="00DC34F2">
      <w:pPr>
        <w:autoSpaceDE w:val="0"/>
        <w:autoSpaceDN w:val="0"/>
        <w:adjustRightInd w:val="0"/>
        <w:spacing w:after="0" w:line="240" w:lineRule="auto"/>
        <w:rPr>
          <w:rFonts w:ascii="Tms Rmn" w:hAnsi="Tms Rmn" w:cs="Tms Rmn"/>
          <w:b/>
          <w:bCs/>
          <w:color w:val="000000"/>
          <w:sz w:val="20"/>
          <w:szCs w:val="20"/>
        </w:rPr>
      </w:pPr>
      <w:r>
        <w:rPr>
          <w:rFonts w:ascii="Tms Rmn" w:hAnsi="Tms Rmn" w:cs="Tms Rmn"/>
          <w:b/>
          <w:bCs/>
          <w:color w:val="000000"/>
          <w:sz w:val="20"/>
          <w:szCs w:val="20"/>
        </w:rPr>
        <w:t>Matters for Immediate Attention:</w:t>
      </w:r>
    </w:p>
    <w:p w:rsidR="00DC34F2" w:rsidRPr="00050CE4" w:rsidRDefault="00DC34F2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rFonts w:ascii="Tms Rmn" w:hAnsi="Tms Rmn" w:cs="Tms Rmn"/>
          <w:b/>
          <w:bCs/>
          <w:color w:val="000000"/>
          <w:sz w:val="20"/>
          <w:szCs w:val="20"/>
          <w:lang w:val="en-US"/>
        </w:rPr>
      </w:pPr>
      <w:r w:rsidRPr="00DC34F2">
        <w:rPr>
          <w:lang w:val="en-GB"/>
        </w:rPr>
        <w:t xml:space="preserve">Report only key/critical issues and action being taken to resolve; includes issues that require escalation—i.e. immediate attention and assistance by leadership for resolution. </w:t>
      </w:r>
    </w:p>
    <w:p w:rsidR="00DC34F2" w:rsidRPr="00050CE4" w:rsidRDefault="00050CE4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>The “Target</w:t>
      </w:r>
      <w:r w:rsidR="00DC34F2" w:rsidRPr="00050CE4">
        <w:rPr>
          <w:lang w:val="en-GB"/>
        </w:rPr>
        <w:t xml:space="preserve"> Date” is the date at which point the Issue will impact the project plan, quality or budget (aka “Required Resolution” on SharePoint).</w:t>
      </w:r>
    </w:p>
    <w:p w:rsidR="00200A97" w:rsidRDefault="00DC34F2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>Overdue target dates for Issues need to state the impact and the escalation taken in General Comments and/or Executive Summary section</w:t>
      </w:r>
    </w:p>
    <w:p w:rsidR="00DC34F2" w:rsidRDefault="00DC34F2" w:rsidP="00DC34F2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color w:val="000000"/>
        </w:rPr>
      </w:pPr>
      <w:r>
        <w:rPr>
          <w:rFonts w:ascii="Calibri" w:hAnsi="Calibri" w:cs="Calibri"/>
          <w:b/>
          <w:bCs/>
          <w:color w:val="000000"/>
        </w:rPr>
        <w:t>General:</w:t>
      </w:r>
    </w:p>
    <w:p w:rsidR="00DC34F2" w:rsidRPr="00050CE4" w:rsidRDefault="00DC34F2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GB"/>
        </w:rPr>
      </w:pPr>
      <w:r w:rsidRPr="00050CE4">
        <w:rPr>
          <w:lang w:val="en-GB"/>
        </w:rPr>
        <w:t>Please relate to Mo’s email on conciseness, clarity and recognising the audience.  This includes avoiding Acronyms/Abbreviations.</w:t>
      </w:r>
    </w:p>
    <w:p w:rsidR="00A95E53" w:rsidRPr="00A95E53" w:rsidRDefault="00A95E53" w:rsidP="00050CE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hanging="360"/>
        <w:rPr>
          <w:lang w:val="en-US"/>
        </w:rPr>
      </w:pPr>
    </w:p>
    <w:p w:rsid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lastRenderedPageBreak/>
        <w:t>*Key Milestones</w:t>
      </w:r>
    </w:p>
    <w:p w:rsid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0C31E33" wp14:editId="086A8B8F">
            <wp:extent cx="6383792" cy="3922543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1886" cy="39213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0C7B7B" wp14:editId="62EA0F7F">
            <wp:extent cx="6291618" cy="15124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416" cy="1512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  <w:r>
        <w:rPr>
          <w:lang w:val="en-US"/>
        </w:rPr>
        <w:t xml:space="preserve">*Probability of occurrence is based on your experience and view as the PM, and not any scientific measure. </w:t>
      </w:r>
    </w:p>
    <w:p w:rsidR="00A95E53" w:rsidRP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p w:rsidR="00A95E53" w:rsidRPr="00A95E53" w:rsidRDefault="00A95E53" w:rsidP="00050CE4">
      <w:pPr>
        <w:autoSpaceDE w:val="0"/>
        <w:autoSpaceDN w:val="0"/>
        <w:adjustRightInd w:val="0"/>
        <w:spacing w:after="0" w:line="240" w:lineRule="auto"/>
        <w:rPr>
          <w:lang w:val="en-US"/>
        </w:rPr>
      </w:pPr>
    </w:p>
    <w:sectPr w:rsidR="00A95E53" w:rsidRPr="00A95E53" w:rsidSect="00AD7B6E">
      <w:pgSz w:w="12240" w:h="15840"/>
      <w:pgMar w:top="1701" w:right="1134" w:bottom="1701" w:left="1134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FE"/>
    <w:multiLevelType w:val="singleLevel"/>
    <w:tmpl w:val="233640EA"/>
    <w:lvl w:ilvl="0">
      <w:numFmt w:val="bullet"/>
      <w:lvlText w:val="*"/>
      <w:lvlJc w:val="left"/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rPr>
          <w:rFonts w:ascii="Symbol" w:hAnsi="Symbol" w:hint="default"/>
          <w:sz w:val="22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trackRevisions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725E"/>
    <w:rsid w:val="00050CE4"/>
    <w:rsid w:val="0006725E"/>
    <w:rsid w:val="00200A97"/>
    <w:rsid w:val="002E5B4C"/>
    <w:rsid w:val="009A11FE"/>
    <w:rsid w:val="00A95E53"/>
    <w:rsid w:val="00C157F3"/>
    <w:rsid w:val="00C85244"/>
    <w:rsid w:val="00DC34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F239AC-5714-4CCF-8644-BCA1A1E45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00A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A9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00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001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8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0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Ernst &amp; Young</Company>
  <LinksUpToDate>false</LinksUpToDate>
  <CharactersWithSpaces>2715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James Martin</dc:creator>
  <cp:lastModifiedBy>Wale Agbaje</cp:lastModifiedBy>
  <cp:revision>2</cp:revision>
  <dcterms:created xsi:type="dcterms:W3CDTF">2015-05-31T19:03:00Z</dcterms:created>
  <dcterms:modified xsi:type="dcterms:W3CDTF">2015-05-31T19:03:00Z</dcterms:modified>
</cp:coreProperties>
</file>