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63980" w:rsidRPr="00D73752" w:rsidRDefault="00563980" w:rsidP="00563980">
      <w:pPr>
        <w:jc w:val="center"/>
        <w:rPr>
          <w:rFonts w:ascii="EYInterstate Light" w:hAnsi="EYInterstate Light"/>
          <w:b/>
          <w:color w:val="7F7F7F" w:themeColor="text1" w:themeTint="80"/>
          <w:sz w:val="72"/>
          <w:szCs w:val="72"/>
        </w:rPr>
      </w:pPr>
      <w:bookmarkStart w:id="0" w:name="_GoBack"/>
      <w:bookmarkEnd w:id="0"/>
      <w:r w:rsidRPr="00D73752">
        <w:rPr>
          <w:rFonts w:ascii="EYInterstate Light" w:hAnsi="EYInterstate Light"/>
          <w:b/>
          <w:color w:val="7F7F7F" w:themeColor="text1" w:themeTint="80"/>
          <w:sz w:val="72"/>
          <w:szCs w:val="72"/>
        </w:rPr>
        <w:t>Me</w:t>
      </w:r>
      <w:bookmarkStart w:id="1" w:name="_Toc323037149"/>
      <w:r>
        <w:rPr>
          <w:rFonts w:ascii="EYInterstate Light" w:hAnsi="EYInterstate Light"/>
          <w:b/>
          <w:color w:val="7F7F7F" w:themeColor="text1" w:themeTint="80"/>
          <w:sz w:val="72"/>
          <w:szCs w:val="72"/>
        </w:rPr>
        <w:t>ssaging &amp; Collaboration Programme</w:t>
      </w: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48"/>
          <w:szCs w:val="48"/>
        </w:rPr>
      </w:pPr>
      <w:r>
        <w:rPr>
          <w:rFonts w:ascii="EYInterstate Light" w:hAnsi="EYInterstate Light"/>
          <w:color w:val="7F7F7F" w:themeColor="text1" w:themeTint="80"/>
          <w:sz w:val="48"/>
          <w:szCs w:val="48"/>
        </w:rPr>
        <w:t>Lync System</w:t>
      </w: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36"/>
          <w:szCs w:val="36"/>
        </w:rPr>
      </w:pPr>
      <w:r w:rsidRPr="0099561E">
        <w:rPr>
          <w:rFonts w:ascii="EYInterstate Light" w:hAnsi="EYInterstate Light"/>
          <w:color w:val="7F7F7F" w:themeColor="text1" w:themeTint="80"/>
          <w:sz w:val="36"/>
          <w:szCs w:val="36"/>
        </w:rPr>
        <w:t>Functional Requirements Specification</w:t>
      </w:r>
    </w:p>
    <w:p w:rsidR="00563980" w:rsidRDefault="00563980" w:rsidP="00563980">
      <w:pPr>
        <w:jc w:val="center"/>
        <w:rPr>
          <w:rFonts w:ascii="EYInterstate Light" w:hAnsi="EYInterstate Light"/>
          <w:color w:val="7F7F7F" w:themeColor="text1" w:themeTint="80"/>
          <w:sz w:val="48"/>
          <w:szCs w:val="48"/>
        </w:rPr>
      </w:pPr>
    </w:p>
    <w:p w:rsidR="00563980" w:rsidRPr="0099561E" w:rsidRDefault="00563980" w:rsidP="00563980">
      <w:pPr>
        <w:jc w:val="center"/>
        <w:rPr>
          <w:rFonts w:ascii="EYInterstate Light" w:hAnsi="EYInterstate Light"/>
          <w:color w:val="7F7F7F" w:themeColor="text1" w:themeTint="80"/>
          <w:sz w:val="36"/>
          <w:szCs w:val="36"/>
        </w:rPr>
      </w:pPr>
    </w:p>
    <w:p w:rsidR="00563980" w:rsidRPr="0099561E" w:rsidRDefault="00563980" w:rsidP="00563980">
      <w:pPr>
        <w:jc w:val="center"/>
        <w:rPr>
          <w:rFonts w:ascii="EYInterstate Light" w:hAnsi="EYInterstate Light"/>
          <w:color w:val="7F7F7F" w:themeColor="text1" w:themeTint="80"/>
          <w:sz w:val="36"/>
          <w:szCs w:val="36"/>
        </w:rPr>
      </w:pPr>
      <w:r w:rsidRPr="0099561E">
        <w:rPr>
          <w:rFonts w:ascii="EYInterstate Light" w:hAnsi="EYInterstate Light"/>
          <w:color w:val="7F7F7F" w:themeColor="text1" w:themeTint="80"/>
          <w:sz w:val="36"/>
          <w:szCs w:val="36"/>
        </w:rPr>
        <w:t xml:space="preserve">Workstream: </w:t>
      </w:r>
      <w:bookmarkStart w:id="2" w:name="_Toc323037151"/>
      <w:r w:rsidRPr="0099561E">
        <w:rPr>
          <w:rFonts w:ascii="EYInterstate Light" w:hAnsi="EYInterstate Light"/>
          <w:color w:val="7F7F7F" w:themeColor="text1" w:themeTint="80"/>
          <w:sz w:val="36"/>
          <w:szCs w:val="36"/>
        </w:rPr>
        <w:t xml:space="preserve">Messaging </w:t>
      </w:r>
      <w:bookmarkEnd w:id="2"/>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jc w:val="center"/>
        <w:rPr>
          <w:rFonts w:ascii="EYInterstate Light" w:hAnsi="EYInterstate Light"/>
          <w:color w:val="7F7F7F" w:themeColor="text1" w:themeTint="80"/>
          <w:sz w:val="48"/>
          <w:szCs w:val="48"/>
        </w:rPr>
      </w:pP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sidRPr="00D73752">
        <w:rPr>
          <w:rFonts w:ascii="EYInterstate Light" w:hAnsi="EYInterstate Light"/>
          <w:color w:val="7F7F7F" w:themeColor="text1" w:themeTint="80"/>
        </w:rPr>
        <w:t>Author</w:t>
      </w:r>
      <w:r>
        <w:rPr>
          <w:rFonts w:ascii="EYInterstate Light" w:hAnsi="EYInterstate Light"/>
          <w:color w:val="7F7F7F" w:themeColor="text1" w:themeTint="80"/>
        </w:rPr>
        <w:tab/>
      </w:r>
      <w:r>
        <w:rPr>
          <w:rFonts w:ascii="EYInterstate Light" w:hAnsi="EYInterstate Light"/>
          <w:color w:val="7F7F7F" w:themeColor="text1" w:themeTint="80"/>
        </w:rPr>
        <w:tab/>
      </w:r>
      <w:r>
        <w:rPr>
          <w:rFonts w:ascii="EYInterstate Light" w:hAnsi="EYInterstate Light"/>
          <w:color w:val="7F7F7F" w:themeColor="text1" w:themeTint="80"/>
        </w:rPr>
        <w:tab/>
      </w:r>
      <w:r w:rsidRPr="00D73752">
        <w:rPr>
          <w:rFonts w:ascii="EYInterstate Light" w:hAnsi="EYInterstate Light"/>
          <w:color w:val="7F7F7F" w:themeColor="text1" w:themeTint="80"/>
        </w:rPr>
        <w:t>:</w:t>
      </w:r>
      <w:bookmarkEnd w:id="1"/>
      <w:r w:rsidRPr="00D73752">
        <w:rPr>
          <w:rFonts w:ascii="EYInterstate Light" w:hAnsi="EYInterstate Light"/>
          <w:color w:val="7F7F7F" w:themeColor="text1" w:themeTint="80"/>
        </w:rPr>
        <w:t xml:space="preserve"> </w:t>
      </w:r>
      <w:r>
        <w:rPr>
          <w:rFonts w:ascii="EYInterstate Light" w:hAnsi="EYInterstate Light"/>
          <w:color w:val="7F7F7F" w:themeColor="text1" w:themeTint="80"/>
        </w:rPr>
        <w:t>Ally Ward</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Document Status</w:t>
      </w:r>
      <w:r>
        <w:rPr>
          <w:rFonts w:ascii="EYInterstate Light" w:hAnsi="EYInterstate Light"/>
          <w:color w:val="7F7F7F" w:themeColor="text1" w:themeTint="80"/>
        </w:rPr>
        <w:tab/>
        <w:t>: DRAFT</w:t>
      </w:r>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Version</w:t>
      </w:r>
      <w:r>
        <w:rPr>
          <w:rFonts w:ascii="EYInterstate Light" w:hAnsi="EYInterstate Light"/>
          <w:color w:val="7F7F7F" w:themeColor="text1" w:themeTint="80"/>
        </w:rPr>
        <w:tab/>
      </w:r>
      <w:r>
        <w:rPr>
          <w:rFonts w:ascii="EYInterstate Light" w:hAnsi="EYInterstate Light"/>
          <w:color w:val="7F7F7F" w:themeColor="text1" w:themeTint="80"/>
        </w:rPr>
        <w:tab/>
      </w:r>
      <w:r>
        <w:rPr>
          <w:rFonts w:ascii="EYInterstate Light" w:hAnsi="EYInterstate Light"/>
          <w:color w:val="7F7F7F" w:themeColor="text1" w:themeTint="80"/>
        </w:rPr>
        <w:tab/>
        <w:t xml:space="preserve">: </w:t>
      </w:r>
      <w:sdt>
        <w:sdtPr>
          <w:rPr>
            <w:rFonts w:ascii="EYInterstate Light" w:hAnsi="EYInterstate Light"/>
            <w:color w:val="7F7F7F" w:themeColor="text1" w:themeTint="80"/>
          </w:rPr>
          <w:alias w:val="Keywords"/>
          <w:id w:val="36685072"/>
          <w:placeholder>
            <w:docPart w:val="0FD8BC9CF372468C8BDE35BBD24E641C"/>
          </w:placeholder>
          <w:dataBinding w:prefixMappings="xmlns:ns0='http://purl.org/dc/elements/1.1/' xmlns:ns1='http://schemas.openxmlformats.org/package/2006/metadata/core-properties' " w:xpath="/ns1:coreProperties[1]/ns1:keywords[1]" w:storeItemID="{6C3C8BC8-F283-45AE-878A-BAB7291924A1}"/>
          <w:text/>
        </w:sdtPr>
        <w:sdtEndPr/>
        <w:sdtContent>
          <w:r w:rsidR="00527112">
            <w:rPr>
              <w:rFonts w:ascii="EYInterstate Light" w:hAnsi="EYInterstate Light"/>
            </w:rPr>
            <w:t>V2.1</w:t>
          </w:r>
        </w:sdtContent>
      </w:sdt>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Issue Date</w:t>
      </w:r>
      <w:r>
        <w:rPr>
          <w:rFonts w:ascii="EYInterstate Light" w:hAnsi="EYInterstate Light"/>
          <w:color w:val="7F7F7F" w:themeColor="text1" w:themeTint="80"/>
        </w:rPr>
        <w:tab/>
      </w:r>
      <w:r>
        <w:rPr>
          <w:rFonts w:ascii="EYInterstate Light" w:hAnsi="EYInterstate Light"/>
          <w:color w:val="7F7F7F" w:themeColor="text1" w:themeTint="80"/>
        </w:rPr>
        <w:tab/>
        <w:t xml:space="preserve">: </w:t>
      </w:r>
      <w:del w:id="3" w:author="Ally Ward" w:date="2012-11-02T12:43:00Z">
        <w:r w:rsidR="00A95C54" w:rsidDel="0095726D">
          <w:rPr>
            <w:rFonts w:ascii="EYInterstate Light" w:hAnsi="EYInterstate Light"/>
            <w:color w:val="7F7F7F" w:themeColor="text1" w:themeTint="80"/>
          </w:rPr>
          <w:delText>14</w:delText>
        </w:r>
        <w:r w:rsidRPr="00E13E94" w:rsidDel="0095726D">
          <w:rPr>
            <w:rFonts w:ascii="EYInterstate Light" w:hAnsi="EYInterstate Light"/>
            <w:color w:val="7F7F7F" w:themeColor="text1" w:themeTint="80"/>
            <w:vertAlign w:val="superscript"/>
          </w:rPr>
          <w:delText>th</w:delText>
        </w:r>
        <w:r w:rsidDel="0095726D">
          <w:rPr>
            <w:rFonts w:ascii="EYInterstate Light" w:hAnsi="EYInterstate Light"/>
            <w:color w:val="7F7F7F" w:themeColor="text1" w:themeTint="80"/>
          </w:rPr>
          <w:delText xml:space="preserve"> August</w:delText>
        </w:r>
      </w:del>
      <w:del w:id="4" w:author="Ally Ward" w:date="2013-01-09T13:13:00Z">
        <w:r w:rsidDel="00D13987">
          <w:rPr>
            <w:rFonts w:ascii="EYInterstate Light" w:hAnsi="EYInterstate Light"/>
            <w:color w:val="7F7F7F" w:themeColor="text1" w:themeTint="80"/>
          </w:rPr>
          <w:delText xml:space="preserve"> 2012</w:delText>
        </w:r>
      </w:del>
      <w:ins w:id="5" w:author="Ally Ward" w:date="2013-01-09T13:13:00Z">
        <w:r w:rsidR="00D13987">
          <w:rPr>
            <w:rFonts w:ascii="EYInterstate Light" w:hAnsi="EYInterstate Light"/>
            <w:color w:val="7F7F7F" w:themeColor="text1" w:themeTint="80"/>
          </w:rPr>
          <w:t>9</w:t>
        </w:r>
        <w:r w:rsidR="00746539" w:rsidRPr="00746539">
          <w:rPr>
            <w:rFonts w:ascii="EYInterstate Light" w:hAnsi="EYInterstate Light"/>
            <w:color w:val="7F7F7F" w:themeColor="text1" w:themeTint="80"/>
            <w:vertAlign w:val="superscript"/>
            <w:rPrChange w:id="6" w:author="Ally Ward" w:date="2013-01-09T13:13:00Z">
              <w:rPr>
                <w:rFonts w:ascii="EYInterstate Light" w:hAnsi="EYInterstate Light"/>
                <w:color w:val="7F7F7F" w:themeColor="text1" w:themeTint="80"/>
              </w:rPr>
            </w:rPrChange>
          </w:rPr>
          <w:t>th</w:t>
        </w:r>
        <w:r w:rsidR="00D13987">
          <w:rPr>
            <w:rFonts w:ascii="EYInterstate Light" w:hAnsi="EYInterstate Light"/>
            <w:color w:val="7F7F7F" w:themeColor="text1" w:themeTint="80"/>
          </w:rPr>
          <w:t xml:space="preserve"> January 2013</w:t>
        </w:r>
      </w:ins>
    </w:p>
    <w:p w:rsidR="00563980" w:rsidRDefault="00563980" w:rsidP="00563980">
      <w:pPr>
        <w:spacing w:line="360" w:lineRule="auto"/>
        <w:ind w:left="720" w:hanging="295"/>
        <w:contextualSpacing/>
        <w:jc w:val="both"/>
        <w:rPr>
          <w:rFonts w:ascii="EYInterstate Light" w:hAnsi="EYInterstate Light"/>
          <w:color w:val="7F7F7F" w:themeColor="text1" w:themeTint="80"/>
        </w:rPr>
      </w:pPr>
      <w:r>
        <w:rPr>
          <w:rFonts w:ascii="EYInterstate Light" w:hAnsi="EYInterstate Light"/>
          <w:color w:val="7F7F7F" w:themeColor="text1" w:themeTint="80"/>
        </w:rPr>
        <w:t>Security Classification</w:t>
      </w:r>
      <w:r>
        <w:rPr>
          <w:rFonts w:ascii="EYInterstate Light" w:hAnsi="EYInterstate Light"/>
          <w:color w:val="7F7F7F" w:themeColor="text1" w:themeTint="80"/>
        </w:rPr>
        <w:tab/>
        <w:t>: Internal Use only</w:t>
      </w:r>
    </w:p>
    <w:p w:rsidR="00563980" w:rsidRDefault="00563980" w:rsidP="000D19F6">
      <w:pPr>
        <w:pStyle w:val="Headline1"/>
      </w:pPr>
    </w:p>
    <w:p w:rsidR="00563980" w:rsidRDefault="00563980">
      <w:pPr>
        <w:rPr>
          <w:rFonts w:ascii="EYInterstate" w:hAnsi="EYInterstate"/>
          <w:b/>
          <w:bCs/>
          <w:color w:val="646464"/>
          <w:sz w:val="22"/>
          <w:szCs w:val="28"/>
        </w:rPr>
      </w:pPr>
      <w:bookmarkStart w:id="7" w:name="_Toc331165208"/>
      <w:r>
        <w:br w:type="page"/>
      </w:r>
    </w:p>
    <w:p w:rsidR="00712DE2" w:rsidRPr="00AA1A30" w:rsidRDefault="00712DE2" w:rsidP="00712DE2">
      <w:pPr>
        <w:pStyle w:val="Heading11"/>
        <w:numPr>
          <w:ilvl w:val="0"/>
          <w:numId w:val="0"/>
        </w:numPr>
      </w:pPr>
      <w:r w:rsidRPr="00AA1A30">
        <w:lastRenderedPageBreak/>
        <w:t>Revision history</w:t>
      </w:r>
      <w:bookmarkEnd w:id="7"/>
    </w:p>
    <w:tbl>
      <w:tblPr>
        <w:tblW w:w="0" w:type="auto"/>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left w:w="57" w:type="dxa"/>
          <w:right w:w="57" w:type="dxa"/>
        </w:tblCellMar>
        <w:tblLook w:val="01E0" w:firstRow="1" w:lastRow="1" w:firstColumn="1" w:lastColumn="1" w:noHBand="0" w:noVBand="0"/>
      </w:tblPr>
      <w:tblGrid>
        <w:gridCol w:w="720"/>
        <w:gridCol w:w="3060"/>
        <w:gridCol w:w="3060"/>
        <w:gridCol w:w="1929"/>
      </w:tblGrid>
      <w:tr w:rsidR="00712DE2" w:rsidRPr="00AA1A30" w:rsidTr="00712DE2">
        <w:trPr>
          <w:tblHeader/>
        </w:trPr>
        <w:tc>
          <w:tcPr>
            <w:tcW w:w="72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 xml:space="preserve">Version </w:t>
            </w:r>
          </w:p>
        </w:tc>
        <w:tc>
          <w:tcPr>
            <w:tcW w:w="306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Name</w:t>
            </w:r>
          </w:p>
        </w:tc>
        <w:tc>
          <w:tcPr>
            <w:tcW w:w="3060"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Revision description</w:t>
            </w:r>
          </w:p>
        </w:tc>
        <w:tc>
          <w:tcPr>
            <w:tcW w:w="1929" w:type="dxa"/>
            <w:shd w:val="clear" w:color="auto" w:fill="CCCCCC"/>
          </w:tcPr>
          <w:p w:rsidR="00712DE2" w:rsidRPr="00AA1A30" w:rsidRDefault="00712DE2" w:rsidP="00712DE2">
            <w:pPr>
              <w:pStyle w:val="EYTableHeadings"/>
              <w:rPr>
                <w:color w:val="7F7F7F" w:themeColor="text1" w:themeTint="80"/>
                <w:sz w:val="16"/>
              </w:rPr>
            </w:pPr>
            <w:r w:rsidRPr="00AA1A30">
              <w:rPr>
                <w:color w:val="7F7F7F" w:themeColor="text1" w:themeTint="80"/>
                <w:sz w:val="16"/>
              </w:rPr>
              <w:t>Date</w:t>
            </w:r>
          </w:p>
        </w:tc>
      </w:tr>
      <w:tr w:rsidR="00712DE2" w:rsidRPr="00AA1A30" w:rsidTr="00712DE2">
        <w:trPr>
          <w:trHeight w:val="108"/>
        </w:trPr>
        <w:tc>
          <w:tcPr>
            <w:tcW w:w="720" w:type="dxa"/>
          </w:tcPr>
          <w:p w:rsidR="00712DE2" w:rsidRPr="00AA1A30" w:rsidRDefault="00712DE2" w:rsidP="00712DE2">
            <w:pPr>
              <w:pStyle w:val="EYTabletext"/>
              <w:rPr>
                <w:color w:val="7F7F7F" w:themeColor="text1" w:themeTint="80"/>
              </w:rPr>
            </w:pPr>
            <w:r w:rsidRPr="00AA1A30">
              <w:rPr>
                <w:color w:val="7F7F7F" w:themeColor="text1" w:themeTint="80"/>
              </w:rPr>
              <w:t>0</w:t>
            </w:r>
            <w:r>
              <w:rPr>
                <w:color w:val="7F7F7F" w:themeColor="text1" w:themeTint="80"/>
              </w:rPr>
              <w:t>.1</w:t>
            </w:r>
          </w:p>
        </w:tc>
        <w:tc>
          <w:tcPr>
            <w:tcW w:w="3060" w:type="dxa"/>
          </w:tcPr>
          <w:p w:rsidR="00712DE2" w:rsidRPr="00AA1A30" w:rsidRDefault="00712DE2" w:rsidP="00712DE2">
            <w:pPr>
              <w:pStyle w:val="EYTabletext"/>
              <w:rPr>
                <w:color w:val="7F7F7F" w:themeColor="text1" w:themeTint="80"/>
              </w:rPr>
            </w:pPr>
            <w:r w:rsidRPr="00712DE2">
              <w:rPr>
                <w:color w:val="7F7F7F" w:themeColor="text1" w:themeTint="80"/>
              </w:rPr>
              <w:t>Ally Ward</w:t>
            </w:r>
          </w:p>
        </w:tc>
        <w:tc>
          <w:tcPr>
            <w:tcW w:w="3060" w:type="dxa"/>
          </w:tcPr>
          <w:p w:rsidR="00712DE2" w:rsidRPr="00712DE2" w:rsidRDefault="00712DE2" w:rsidP="00712DE2">
            <w:pPr>
              <w:pStyle w:val="EYTabletext"/>
              <w:rPr>
                <w:color w:val="7F7F7F" w:themeColor="text1" w:themeTint="80"/>
              </w:rPr>
            </w:pPr>
            <w:r w:rsidRPr="00712DE2">
              <w:rPr>
                <w:color w:val="7F7F7F" w:themeColor="text1" w:themeTint="80"/>
              </w:rPr>
              <w:t>Initial Draft</w:t>
            </w:r>
          </w:p>
        </w:tc>
        <w:tc>
          <w:tcPr>
            <w:tcW w:w="1929" w:type="dxa"/>
          </w:tcPr>
          <w:p w:rsidR="00712DE2" w:rsidRPr="00712DE2" w:rsidRDefault="00712DE2" w:rsidP="00712DE2">
            <w:pPr>
              <w:pStyle w:val="EYTabletext"/>
              <w:rPr>
                <w:color w:val="7F7F7F" w:themeColor="text1" w:themeTint="80"/>
              </w:rPr>
            </w:pPr>
            <w:r w:rsidRPr="00712DE2">
              <w:rPr>
                <w:color w:val="7F7F7F" w:themeColor="text1" w:themeTint="80"/>
              </w:rPr>
              <w:t>27 July 2012</w:t>
            </w:r>
          </w:p>
        </w:tc>
      </w:tr>
      <w:tr w:rsidR="00712DE2" w:rsidRPr="00AA1A30" w:rsidTr="00712DE2">
        <w:trPr>
          <w:trHeight w:val="108"/>
        </w:trPr>
        <w:tc>
          <w:tcPr>
            <w:tcW w:w="720" w:type="dxa"/>
          </w:tcPr>
          <w:p w:rsidR="00712DE2" w:rsidRPr="00AA1A30" w:rsidRDefault="00712DE2" w:rsidP="00712DE2">
            <w:pPr>
              <w:pStyle w:val="EYTabletext"/>
              <w:rPr>
                <w:color w:val="7F7F7F" w:themeColor="text1" w:themeTint="80"/>
              </w:rPr>
            </w:pPr>
            <w:r>
              <w:rPr>
                <w:color w:val="7F7F7F" w:themeColor="text1" w:themeTint="80"/>
              </w:rPr>
              <w:t>0.2</w:t>
            </w:r>
          </w:p>
        </w:tc>
        <w:tc>
          <w:tcPr>
            <w:tcW w:w="3060" w:type="dxa"/>
          </w:tcPr>
          <w:p w:rsidR="00712DE2" w:rsidRPr="00AA1A30" w:rsidRDefault="00712DE2" w:rsidP="00712DE2">
            <w:pPr>
              <w:pStyle w:val="EYTabletext"/>
              <w:rPr>
                <w:color w:val="7F7F7F" w:themeColor="text1" w:themeTint="80"/>
              </w:rPr>
            </w:pPr>
            <w:r w:rsidRPr="00712DE2">
              <w:rPr>
                <w:color w:val="7F7F7F" w:themeColor="text1" w:themeTint="80"/>
              </w:rPr>
              <w:t>Ally Ward</w:t>
            </w:r>
          </w:p>
        </w:tc>
        <w:tc>
          <w:tcPr>
            <w:tcW w:w="3060" w:type="dxa"/>
          </w:tcPr>
          <w:p w:rsidR="00712DE2" w:rsidRPr="00712DE2" w:rsidRDefault="00712DE2" w:rsidP="00ED1F10">
            <w:pPr>
              <w:pStyle w:val="EYTabletext"/>
              <w:rPr>
                <w:color w:val="7F7F7F" w:themeColor="text1" w:themeTint="80"/>
              </w:rPr>
            </w:pPr>
            <w:r w:rsidRPr="00712DE2">
              <w:rPr>
                <w:color w:val="7F7F7F" w:themeColor="text1" w:themeTint="80"/>
              </w:rPr>
              <w:t xml:space="preserve">Updated with comments </w:t>
            </w:r>
          </w:p>
        </w:tc>
        <w:tc>
          <w:tcPr>
            <w:tcW w:w="1929" w:type="dxa"/>
          </w:tcPr>
          <w:p w:rsidR="00712DE2" w:rsidRPr="00712DE2" w:rsidRDefault="00712DE2" w:rsidP="00712DE2">
            <w:pPr>
              <w:pStyle w:val="EYTabletext"/>
              <w:rPr>
                <w:color w:val="7F7F7F" w:themeColor="text1" w:themeTint="80"/>
              </w:rPr>
            </w:pPr>
            <w:r w:rsidRPr="00712DE2">
              <w:rPr>
                <w:color w:val="7F7F7F" w:themeColor="text1" w:themeTint="80"/>
              </w:rPr>
              <w:t>7 August 2012</w:t>
            </w:r>
          </w:p>
        </w:tc>
      </w:tr>
      <w:tr w:rsidR="00A95C54" w:rsidRPr="00AA1A30" w:rsidTr="00712DE2">
        <w:trPr>
          <w:trHeight w:val="108"/>
        </w:trPr>
        <w:tc>
          <w:tcPr>
            <w:tcW w:w="720" w:type="dxa"/>
          </w:tcPr>
          <w:p w:rsidR="00A95C54" w:rsidRDefault="00A95C54" w:rsidP="00712DE2">
            <w:pPr>
              <w:pStyle w:val="EYTabletext"/>
              <w:rPr>
                <w:color w:val="7F7F7F" w:themeColor="text1" w:themeTint="80"/>
              </w:rPr>
            </w:pPr>
            <w:r>
              <w:rPr>
                <w:color w:val="7F7F7F" w:themeColor="text1" w:themeTint="80"/>
              </w:rPr>
              <w:t>0.3</w:t>
            </w:r>
          </w:p>
        </w:tc>
        <w:tc>
          <w:tcPr>
            <w:tcW w:w="3060" w:type="dxa"/>
          </w:tcPr>
          <w:p w:rsidR="00A95C54" w:rsidRPr="00712DE2" w:rsidRDefault="00A95C54" w:rsidP="00712DE2">
            <w:pPr>
              <w:pStyle w:val="EYTabletext"/>
              <w:rPr>
                <w:color w:val="7F7F7F" w:themeColor="text1" w:themeTint="80"/>
              </w:rPr>
            </w:pPr>
            <w:r>
              <w:rPr>
                <w:color w:val="7F7F7F" w:themeColor="text1" w:themeTint="80"/>
              </w:rPr>
              <w:t>Ally Ward</w:t>
            </w:r>
          </w:p>
        </w:tc>
        <w:tc>
          <w:tcPr>
            <w:tcW w:w="3060" w:type="dxa"/>
          </w:tcPr>
          <w:p w:rsidR="00A95C54" w:rsidRPr="00712DE2" w:rsidRDefault="00A95C54" w:rsidP="00ED1F10">
            <w:pPr>
              <w:pStyle w:val="EYTabletext"/>
              <w:rPr>
                <w:color w:val="7F7F7F" w:themeColor="text1" w:themeTint="80"/>
              </w:rPr>
            </w:pPr>
            <w:r>
              <w:rPr>
                <w:color w:val="7F7F7F" w:themeColor="text1" w:themeTint="80"/>
              </w:rPr>
              <w:t>Updated reviewers and amended trace to match ALM tool</w:t>
            </w:r>
          </w:p>
        </w:tc>
        <w:tc>
          <w:tcPr>
            <w:tcW w:w="1929" w:type="dxa"/>
          </w:tcPr>
          <w:p w:rsidR="00A95C54" w:rsidRPr="00712DE2" w:rsidRDefault="00A95C54" w:rsidP="00712DE2">
            <w:pPr>
              <w:pStyle w:val="EYTabletext"/>
              <w:rPr>
                <w:color w:val="7F7F7F" w:themeColor="text1" w:themeTint="80"/>
              </w:rPr>
            </w:pPr>
            <w:r>
              <w:rPr>
                <w:color w:val="7F7F7F" w:themeColor="text1" w:themeTint="80"/>
              </w:rPr>
              <w:t>14 August 2012</w:t>
            </w:r>
          </w:p>
        </w:tc>
      </w:tr>
      <w:tr w:rsidR="00260EE0" w:rsidRPr="00AA1A30" w:rsidTr="00712DE2">
        <w:trPr>
          <w:trHeight w:val="108"/>
        </w:trPr>
        <w:tc>
          <w:tcPr>
            <w:tcW w:w="720" w:type="dxa"/>
          </w:tcPr>
          <w:p w:rsidR="00260EE0" w:rsidRDefault="00260EE0" w:rsidP="00712DE2">
            <w:pPr>
              <w:pStyle w:val="EYTabletext"/>
              <w:rPr>
                <w:color w:val="7F7F7F" w:themeColor="text1" w:themeTint="80"/>
              </w:rPr>
            </w:pPr>
            <w:r>
              <w:rPr>
                <w:color w:val="7F7F7F" w:themeColor="text1" w:themeTint="80"/>
              </w:rPr>
              <w:t>0.4</w:t>
            </w:r>
          </w:p>
        </w:tc>
        <w:tc>
          <w:tcPr>
            <w:tcW w:w="3060" w:type="dxa"/>
          </w:tcPr>
          <w:p w:rsidR="00260EE0" w:rsidRDefault="00260EE0" w:rsidP="00712DE2">
            <w:pPr>
              <w:pStyle w:val="EYTabletext"/>
              <w:rPr>
                <w:color w:val="7F7F7F" w:themeColor="text1" w:themeTint="80"/>
              </w:rPr>
            </w:pPr>
            <w:r>
              <w:rPr>
                <w:color w:val="7F7F7F" w:themeColor="text1" w:themeTint="80"/>
              </w:rPr>
              <w:t>Ally Ward</w:t>
            </w:r>
          </w:p>
        </w:tc>
        <w:tc>
          <w:tcPr>
            <w:tcW w:w="3060" w:type="dxa"/>
          </w:tcPr>
          <w:p w:rsidR="00260EE0" w:rsidRDefault="00260EE0" w:rsidP="00ED1F10">
            <w:pPr>
              <w:pStyle w:val="EYTabletext"/>
              <w:rPr>
                <w:color w:val="7F7F7F" w:themeColor="text1" w:themeTint="80"/>
              </w:rPr>
            </w:pPr>
            <w:r>
              <w:rPr>
                <w:color w:val="7F7F7F" w:themeColor="text1" w:themeTint="80"/>
              </w:rPr>
              <w:t>Updated from DA review comments Will Phillips, Jan Willem Jansen</w:t>
            </w:r>
          </w:p>
        </w:tc>
        <w:tc>
          <w:tcPr>
            <w:tcW w:w="1929" w:type="dxa"/>
          </w:tcPr>
          <w:p w:rsidR="00260EE0" w:rsidRDefault="00260EE0" w:rsidP="00712DE2">
            <w:pPr>
              <w:pStyle w:val="EYTabletext"/>
              <w:rPr>
                <w:color w:val="7F7F7F" w:themeColor="text1" w:themeTint="80"/>
              </w:rPr>
            </w:pPr>
            <w:r>
              <w:rPr>
                <w:color w:val="7F7F7F" w:themeColor="text1" w:themeTint="80"/>
              </w:rPr>
              <w:t>16 August 2012</w:t>
            </w:r>
          </w:p>
        </w:tc>
      </w:tr>
      <w:tr w:rsidR="00423F35" w:rsidRPr="00AA1A30" w:rsidTr="00712DE2">
        <w:trPr>
          <w:trHeight w:val="108"/>
        </w:trPr>
        <w:tc>
          <w:tcPr>
            <w:tcW w:w="720" w:type="dxa"/>
          </w:tcPr>
          <w:p w:rsidR="00423F35" w:rsidRDefault="00423F35" w:rsidP="00712DE2">
            <w:pPr>
              <w:pStyle w:val="EYTabletext"/>
              <w:rPr>
                <w:color w:val="7F7F7F" w:themeColor="text1" w:themeTint="80"/>
              </w:rPr>
            </w:pPr>
            <w:r>
              <w:rPr>
                <w:color w:val="7F7F7F" w:themeColor="text1" w:themeTint="80"/>
              </w:rPr>
              <w:t>0.5</w:t>
            </w:r>
          </w:p>
        </w:tc>
        <w:tc>
          <w:tcPr>
            <w:tcW w:w="3060" w:type="dxa"/>
          </w:tcPr>
          <w:p w:rsidR="00423F35" w:rsidRDefault="00423F35" w:rsidP="00712DE2">
            <w:pPr>
              <w:pStyle w:val="EYTabletext"/>
              <w:rPr>
                <w:color w:val="7F7F7F" w:themeColor="text1" w:themeTint="80"/>
              </w:rPr>
            </w:pPr>
            <w:r>
              <w:rPr>
                <w:color w:val="7F7F7F" w:themeColor="text1" w:themeTint="80"/>
              </w:rPr>
              <w:t>Ally Ward</w:t>
            </w:r>
          </w:p>
        </w:tc>
        <w:tc>
          <w:tcPr>
            <w:tcW w:w="3060" w:type="dxa"/>
          </w:tcPr>
          <w:p w:rsidR="00423F35" w:rsidRDefault="00423F35" w:rsidP="00ED1F10">
            <w:pPr>
              <w:pStyle w:val="EYTabletext"/>
              <w:rPr>
                <w:color w:val="7F7F7F" w:themeColor="text1" w:themeTint="80"/>
              </w:rPr>
            </w:pPr>
            <w:r>
              <w:rPr>
                <w:color w:val="7F7F7F" w:themeColor="text1" w:themeTint="80"/>
              </w:rPr>
              <w:t>Updated from Da review comments Juan Torres</w:t>
            </w:r>
          </w:p>
        </w:tc>
        <w:tc>
          <w:tcPr>
            <w:tcW w:w="1929" w:type="dxa"/>
          </w:tcPr>
          <w:p w:rsidR="00423F35" w:rsidRDefault="00423F35" w:rsidP="00712DE2">
            <w:pPr>
              <w:pStyle w:val="EYTabletext"/>
              <w:rPr>
                <w:color w:val="7F7F7F" w:themeColor="text1" w:themeTint="80"/>
              </w:rPr>
            </w:pPr>
            <w:r>
              <w:rPr>
                <w:color w:val="7F7F7F" w:themeColor="text1" w:themeTint="80"/>
              </w:rPr>
              <w:t>20 August 2012</w:t>
            </w:r>
          </w:p>
        </w:tc>
      </w:tr>
      <w:tr w:rsidR="009B0C2D" w:rsidRPr="00AA1A30" w:rsidTr="00712DE2">
        <w:trPr>
          <w:trHeight w:val="108"/>
        </w:trPr>
        <w:tc>
          <w:tcPr>
            <w:tcW w:w="720" w:type="dxa"/>
          </w:tcPr>
          <w:p w:rsidR="009B0C2D" w:rsidRDefault="009B0C2D" w:rsidP="00712DE2">
            <w:pPr>
              <w:pStyle w:val="EYTabletext"/>
              <w:rPr>
                <w:color w:val="7F7F7F" w:themeColor="text1" w:themeTint="80"/>
              </w:rPr>
            </w:pPr>
            <w:r>
              <w:rPr>
                <w:color w:val="7F7F7F" w:themeColor="text1" w:themeTint="80"/>
              </w:rPr>
              <w:t>1.0</w:t>
            </w:r>
          </w:p>
        </w:tc>
        <w:tc>
          <w:tcPr>
            <w:tcW w:w="3060" w:type="dxa"/>
          </w:tcPr>
          <w:p w:rsidR="009B0C2D" w:rsidRDefault="009B0C2D" w:rsidP="00712DE2">
            <w:pPr>
              <w:pStyle w:val="EYTabletext"/>
              <w:rPr>
                <w:color w:val="7F7F7F" w:themeColor="text1" w:themeTint="80"/>
              </w:rPr>
            </w:pPr>
            <w:r>
              <w:rPr>
                <w:color w:val="7F7F7F" w:themeColor="text1" w:themeTint="80"/>
              </w:rPr>
              <w:t>Ally Ward</w:t>
            </w:r>
          </w:p>
        </w:tc>
        <w:tc>
          <w:tcPr>
            <w:tcW w:w="3060" w:type="dxa"/>
          </w:tcPr>
          <w:p w:rsidR="009B0C2D" w:rsidRDefault="009B0C2D" w:rsidP="00ED1F10">
            <w:pPr>
              <w:pStyle w:val="EYTabletext"/>
              <w:rPr>
                <w:color w:val="7F7F7F" w:themeColor="text1" w:themeTint="80"/>
              </w:rPr>
            </w:pPr>
            <w:r>
              <w:rPr>
                <w:color w:val="7F7F7F" w:themeColor="text1" w:themeTint="80"/>
              </w:rPr>
              <w:t>Approved by DA</w:t>
            </w:r>
            <w:r w:rsidR="00D237CE">
              <w:rPr>
                <w:color w:val="7F7F7F" w:themeColor="text1" w:themeTint="80"/>
              </w:rPr>
              <w:t xml:space="preserve"> – comments left in to be removed after next version to include voice and other Phase 1 requirements</w:t>
            </w:r>
          </w:p>
        </w:tc>
        <w:tc>
          <w:tcPr>
            <w:tcW w:w="1929" w:type="dxa"/>
          </w:tcPr>
          <w:p w:rsidR="009B0C2D" w:rsidRDefault="009B0C2D" w:rsidP="00712DE2">
            <w:pPr>
              <w:pStyle w:val="EYTabletext"/>
              <w:rPr>
                <w:color w:val="7F7F7F" w:themeColor="text1" w:themeTint="80"/>
              </w:rPr>
            </w:pPr>
            <w:r>
              <w:rPr>
                <w:color w:val="7F7F7F" w:themeColor="text1" w:themeTint="80"/>
              </w:rPr>
              <w:t>29 August 2012</w:t>
            </w:r>
          </w:p>
        </w:tc>
      </w:tr>
      <w:tr w:rsidR="00635C4E" w:rsidRPr="00AA1A30" w:rsidTr="00712DE2">
        <w:trPr>
          <w:trHeight w:val="108"/>
        </w:trPr>
        <w:tc>
          <w:tcPr>
            <w:tcW w:w="720" w:type="dxa"/>
          </w:tcPr>
          <w:p w:rsidR="00635C4E" w:rsidRDefault="00635C4E" w:rsidP="00712DE2">
            <w:pPr>
              <w:pStyle w:val="EYTabletext"/>
              <w:rPr>
                <w:color w:val="7F7F7F" w:themeColor="text1" w:themeTint="80"/>
              </w:rPr>
            </w:pPr>
            <w:r>
              <w:rPr>
                <w:color w:val="7F7F7F" w:themeColor="text1" w:themeTint="80"/>
              </w:rPr>
              <w:t>1.1</w:t>
            </w:r>
          </w:p>
        </w:tc>
        <w:tc>
          <w:tcPr>
            <w:tcW w:w="3060" w:type="dxa"/>
          </w:tcPr>
          <w:p w:rsidR="00635C4E" w:rsidRDefault="00635C4E" w:rsidP="00712DE2">
            <w:pPr>
              <w:pStyle w:val="EYTabletext"/>
              <w:rPr>
                <w:color w:val="7F7F7F" w:themeColor="text1" w:themeTint="80"/>
              </w:rPr>
            </w:pPr>
            <w:r>
              <w:rPr>
                <w:color w:val="7F7F7F" w:themeColor="text1" w:themeTint="80"/>
              </w:rPr>
              <w:t>Ally Ward</w:t>
            </w:r>
          </w:p>
        </w:tc>
        <w:tc>
          <w:tcPr>
            <w:tcW w:w="3060" w:type="dxa"/>
          </w:tcPr>
          <w:p w:rsidR="00635C4E" w:rsidRDefault="00635C4E" w:rsidP="00ED1F10">
            <w:pPr>
              <w:pStyle w:val="EYTabletext"/>
              <w:rPr>
                <w:color w:val="7F7F7F" w:themeColor="text1" w:themeTint="80"/>
              </w:rPr>
            </w:pPr>
            <w:r>
              <w:rPr>
                <w:color w:val="7F7F7F" w:themeColor="text1" w:themeTint="80"/>
              </w:rPr>
              <w:t>Additional requirements added for Security logging, Account provisioning, video and voice</w:t>
            </w:r>
          </w:p>
        </w:tc>
        <w:tc>
          <w:tcPr>
            <w:tcW w:w="1929" w:type="dxa"/>
          </w:tcPr>
          <w:p w:rsidR="00635C4E" w:rsidRDefault="00635C4E" w:rsidP="00712DE2">
            <w:pPr>
              <w:pStyle w:val="EYTabletext"/>
              <w:rPr>
                <w:color w:val="7F7F7F" w:themeColor="text1" w:themeTint="80"/>
              </w:rPr>
            </w:pPr>
            <w:r>
              <w:rPr>
                <w:color w:val="7F7F7F" w:themeColor="text1" w:themeTint="80"/>
              </w:rPr>
              <w:t>05 September 2012</w:t>
            </w:r>
          </w:p>
        </w:tc>
      </w:tr>
      <w:tr w:rsidR="00C8741D" w:rsidRPr="00AA1A30" w:rsidTr="00712DE2">
        <w:trPr>
          <w:trHeight w:val="108"/>
        </w:trPr>
        <w:tc>
          <w:tcPr>
            <w:tcW w:w="720" w:type="dxa"/>
          </w:tcPr>
          <w:p w:rsidR="00C8741D" w:rsidRDefault="00C8741D" w:rsidP="00712DE2">
            <w:pPr>
              <w:pStyle w:val="EYTabletext"/>
              <w:rPr>
                <w:color w:val="7F7F7F" w:themeColor="text1" w:themeTint="80"/>
              </w:rPr>
            </w:pPr>
            <w:r>
              <w:rPr>
                <w:color w:val="7F7F7F" w:themeColor="text1" w:themeTint="80"/>
              </w:rPr>
              <w:t>2.0</w:t>
            </w:r>
          </w:p>
        </w:tc>
        <w:tc>
          <w:tcPr>
            <w:tcW w:w="3060" w:type="dxa"/>
          </w:tcPr>
          <w:p w:rsidR="00C8741D" w:rsidRDefault="00C8741D" w:rsidP="00712DE2">
            <w:pPr>
              <w:pStyle w:val="EYTabletext"/>
              <w:rPr>
                <w:color w:val="7F7F7F" w:themeColor="text1" w:themeTint="80"/>
              </w:rPr>
            </w:pPr>
            <w:r>
              <w:rPr>
                <w:color w:val="7F7F7F" w:themeColor="text1" w:themeTint="80"/>
              </w:rPr>
              <w:t>Ally Ward</w:t>
            </w:r>
          </w:p>
        </w:tc>
        <w:tc>
          <w:tcPr>
            <w:tcW w:w="3060" w:type="dxa"/>
          </w:tcPr>
          <w:p w:rsidR="00C8741D" w:rsidRDefault="00C8741D" w:rsidP="00ED1F10">
            <w:pPr>
              <w:pStyle w:val="EYTabletext"/>
              <w:rPr>
                <w:color w:val="7F7F7F" w:themeColor="text1" w:themeTint="80"/>
              </w:rPr>
            </w:pPr>
            <w:r>
              <w:rPr>
                <w:color w:val="7F7F7F" w:themeColor="text1" w:themeTint="80"/>
              </w:rPr>
              <w:t>Addressed DA comments – approved and up-issued to Version 2</w:t>
            </w:r>
          </w:p>
        </w:tc>
        <w:tc>
          <w:tcPr>
            <w:tcW w:w="1929" w:type="dxa"/>
          </w:tcPr>
          <w:p w:rsidR="00C8741D" w:rsidRDefault="00C8741D" w:rsidP="00712DE2">
            <w:pPr>
              <w:pStyle w:val="EYTabletext"/>
              <w:rPr>
                <w:color w:val="7F7F7F" w:themeColor="text1" w:themeTint="80"/>
              </w:rPr>
            </w:pPr>
            <w:r>
              <w:rPr>
                <w:color w:val="7F7F7F" w:themeColor="text1" w:themeTint="80"/>
              </w:rPr>
              <w:t>04 October 2012</w:t>
            </w:r>
          </w:p>
        </w:tc>
      </w:tr>
      <w:tr w:rsidR="0095726D" w:rsidRPr="00AA1A30" w:rsidTr="00712DE2">
        <w:trPr>
          <w:trHeight w:val="108"/>
          <w:ins w:id="8" w:author="Ally Ward" w:date="2012-11-02T12:43:00Z"/>
        </w:trPr>
        <w:tc>
          <w:tcPr>
            <w:tcW w:w="720" w:type="dxa"/>
          </w:tcPr>
          <w:p w:rsidR="0095726D" w:rsidRDefault="0095726D" w:rsidP="00712DE2">
            <w:pPr>
              <w:pStyle w:val="EYTabletext"/>
              <w:rPr>
                <w:ins w:id="9" w:author="Ally Ward" w:date="2012-11-02T12:43:00Z"/>
                <w:color w:val="7F7F7F" w:themeColor="text1" w:themeTint="80"/>
              </w:rPr>
            </w:pPr>
            <w:ins w:id="10" w:author="Ally Ward" w:date="2012-11-02T12:43:00Z">
              <w:r>
                <w:rPr>
                  <w:color w:val="7F7F7F" w:themeColor="text1" w:themeTint="80"/>
                </w:rPr>
                <w:t>2.1</w:t>
              </w:r>
            </w:ins>
          </w:p>
        </w:tc>
        <w:tc>
          <w:tcPr>
            <w:tcW w:w="3060" w:type="dxa"/>
          </w:tcPr>
          <w:p w:rsidR="0095726D" w:rsidRDefault="0095726D" w:rsidP="00712DE2">
            <w:pPr>
              <w:pStyle w:val="EYTabletext"/>
              <w:rPr>
                <w:ins w:id="11" w:author="Ally Ward" w:date="2012-11-02T12:43:00Z"/>
                <w:color w:val="7F7F7F" w:themeColor="text1" w:themeTint="80"/>
              </w:rPr>
            </w:pPr>
            <w:ins w:id="12" w:author="Ally Ward" w:date="2012-11-02T12:43:00Z">
              <w:r>
                <w:rPr>
                  <w:color w:val="7F7F7F" w:themeColor="text1" w:themeTint="80"/>
                </w:rPr>
                <w:t>Ally Ward</w:t>
              </w:r>
            </w:ins>
          </w:p>
        </w:tc>
        <w:tc>
          <w:tcPr>
            <w:tcW w:w="3060" w:type="dxa"/>
          </w:tcPr>
          <w:p w:rsidR="0095726D" w:rsidRDefault="0095726D" w:rsidP="00ED1F10">
            <w:pPr>
              <w:pStyle w:val="EYTabletext"/>
              <w:rPr>
                <w:ins w:id="13" w:author="Ally Ward" w:date="2012-11-02T12:43:00Z"/>
                <w:color w:val="7F7F7F" w:themeColor="text1" w:themeTint="80"/>
              </w:rPr>
            </w:pPr>
            <w:ins w:id="14" w:author="Ally Ward" w:date="2012-11-02T12:43:00Z">
              <w:r>
                <w:rPr>
                  <w:color w:val="7F7F7F" w:themeColor="text1" w:themeTint="80"/>
                </w:rPr>
                <w:t>Added additional FIM and UM reqs</w:t>
              </w:r>
            </w:ins>
            <w:ins w:id="15" w:author="Ally Ward" w:date="2013-01-09T14:01:00Z">
              <w:r w:rsidR="00614BFE">
                <w:rPr>
                  <w:color w:val="7F7F7F" w:themeColor="text1" w:themeTint="80"/>
                </w:rPr>
                <w:t xml:space="preserve"> and reorganised account provisioning to separate </w:t>
              </w:r>
            </w:ins>
            <w:ins w:id="16" w:author="Ally Ward" w:date="2013-01-09T14:02:00Z">
              <w:r w:rsidR="00614BFE">
                <w:rPr>
                  <w:color w:val="7F7F7F" w:themeColor="text1" w:themeTint="80"/>
                </w:rPr>
                <w:t>client activation and and reqs related to a</w:t>
              </w:r>
            </w:ins>
            <w:ins w:id="17" w:author="Ally Ward" w:date="2013-01-09T14:05:00Z">
              <w:r w:rsidR="00614BFE">
                <w:rPr>
                  <w:color w:val="7F7F7F" w:themeColor="text1" w:themeTint="80"/>
                </w:rPr>
                <w:t>ccount provisioning</w:t>
              </w:r>
            </w:ins>
          </w:p>
        </w:tc>
        <w:tc>
          <w:tcPr>
            <w:tcW w:w="1929" w:type="dxa"/>
          </w:tcPr>
          <w:p w:rsidR="0095726D" w:rsidRDefault="00D13987" w:rsidP="0095726D">
            <w:pPr>
              <w:pStyle w:val="EYTabletext"/>
              <w:rPr>
                <w:ins w:id="18" w:author="Ally Ward" w:date="2012-11-02T12:43:00Z"/>
                <w:color w:val="7F7F7F" w:themeColor="text1" w:themeTint="80"/>
              </w:rPr>
            </w:pPr>
            <w:ins w:id="19" w:author="Ally Ward" w:date="2013-01-09T13:12:00Z">
              <w:r>
                <w:rPr>
                  <w:color w:val="7F7F7F" w:themeColor="text1" w:themeTint="80"/>
                </w:rPr>
                <w:t>9</w:t>
              </w:r>
              <w:r w:rsidRPr="00D13987">
                <w:rPr>
                  <w:color w:val="7F7F7F" w:themeColor="text1" w:themeTint="80"/>
                  <w:vertAlign w:val="superscript"/>
                </w:rPr>
                <w:t>th</w:t>
              </w:r>
              <w:r>
                <w:rPr>
                  <w:color w:val="7F7F7F" w:themeColor="text1" w:themeTint="80"/>
                </w:rPr>
                <w:t xml:space="preserve"> January 2013</w:t>
              </w:r>
            </w:ins>
          </w:p>
        </w:tc>
      </w:tr>
    </w:tbl>
    <w:p w:rsidR="00712DE2" w:rsidRPr="00B17342" w:rsidRDefault="00712DE2" w:rsidP="00712DE2">
      <w:pPr>
        <w:pStyle w:val="Heading11"/>
        <w:numPr>
          <w:ilvl w:val="0"/>
          <w:numId w:val="0"/>
        </w:numPr>
      </w:pPr>
      <w:bookmarkStart w:id="20" w:name="_Toc331165209"/>
      <w:r w:rsidRPr="00B17342">
        <w:t>Approvers</w:t>
      </w:r>
      <w:bookmarkEnd w:id="20"/>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val="314"/>
        </w:trPr>
        <w:tc>
          <w:tcPr>
            <w:tcW w:w="3815"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Lync</w:t>
            </w:r>
            <w:r w:rsidRPr="00E50D0D">
              <w:rPr>
                <w:rFonts w:ascii="EYInterstate Light" w:hAnsi="EYInterstate Light" w:cs="EYInterstate Light"/>
                <w:color w:val="808080"/>
                <w:sz w:val="16"/>
                <w:szCs w:val="16"/>
              </w:rPr>
              <w:t xml:space="preserve"> Program</w:t>
            </w:r>
            <w:r>
              <w:rPr>
                <w:rFonts w:ascii="EYInterstate Light" w:hAnsi="EYInterstate Light" w:cs="EYInterstate Light"/>
                <w:color w:val="808080"/>
                <w:sz w:val="16"/>
                <w:szCs w:val="16"/>
              </w:rPr>
              <w:t>me</w:t>
            </w:r>
            <w:r w:rsidRPr="00E50D0D">
              <w:rPr>
                <w:rFonts w:ascii="EYInterstate Light" w:hAnsi="EYInterstate Light" w:cs="EYInterstate Light"/>
                <w:color w:val="808080"/>
                <w:sz w:val="16"/>
                <w:szCs w:val="16"/>
              </w:rPr>
              <w:t xml:space="preserve">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tabs>
                <w:tab w:val="left" w:pos="90"/>
              </w:tabs>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Neil Sahdev</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Project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tabs>
                <w:tab w:val="left" w:pos="90"/>
              </w:tabs>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Stephen McCartney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AD1AD6" w:rsidP="00204D48">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Enterprise Architecture</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Juan Torres</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2C5B2C">
            <w:pPr>
              <w:keepNext/>
              <w:keepLines/>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InfoSec</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0A6024">
              <w:rPr>
                <w:rFonts w:ascii="EYInterstate Light" w:hAnsi="EYInterstate Light" w:cs="EYInterstate Light"/>
                <w:color w:val="808080"/>
                <w:sz w:val="16"/>
                <w:szCs w:val="16"/>
              </w:rPr>
              <w:t>Klara Neginsky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AD1AD6"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204D48" w:rsidRPr="00204D48" w:rsidRDefault="00204D48" w:rsidP="00204D48">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Infrastructure Engineering </w:t>
            </w:r>
          </w:p>
          <w:p w:rsidR="00AD1AD6" w:rsidRDefault="00AD1AD6" w:rsidP="00204D48">
            <w:pPr>
              <w:autoSpaceDE w:val="0"/>
              <w:autoSpaceDN w:val="0"/>
              <w:adjustRightInd w:val="0"/>
              <w:spacing w:before="120" w:after="120"/>
              <w:rPr>
                <w:rFonts w:ascii="EYInterstate Light" w:hAnsi="EYInterstate Light" w:cs="EYInterstate Light"/>
                <w:color w:val="808080"/>
                <w:sz w:val="16"/>
                <w:szCs w:val="16"/>
              </w:rPr>
            </w:pPr>
          </w:p>
        </w:tc>
        <w:tc>
          <w:tcPr>
            <w:tcW w:w="3088"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Nick Wood, Brendan</w:t>
            </w:r>
            <w:r>
              <w:rPr>
                <w:rFonts w:ascii="EYInterstate Light" w:hAnsi="EYInterstate Light" w:cs="EYInterstate Light"/>
                <w:color w:val="808080"/>
                <w:sz w:val="16"/>
                <w:szCs w:val="16"/>
              </w:rPr>
              <w:t xml:space="preserve"> </w:t>
            </w:r>
            <w:r w:rsidRPr="00204D48">
              <w:rPr>
                <w:rFonts w:ascii="EYInterstate Light" w:hAnsi="EYInterstate Light" w:cs="EYInterstate Light"/>
                <w:color w:val="808080"/>
                <w:sz w:val="16"/>
                <w:szCs w:val="16"/>
              </w:rPr>
              <w:t>Millard</w:t>
            </w:r>
          </w:p>
        </w:tc>
        <w:tc>
          <w:tcPr>
            <w:tcW w:w="1907" w:type="dxa"/>
            <w:tcBorders>
              <w:top w:val="single" w:sz="6" w:space="0" w:color="A2A2A2"/>
              <w:left w:val="single" w:sz="6" w:space="0" w:color="A2A2A2"/>
              <w:bottom w:val="single" w:sz="6" w:space="0" w:color="A2A2A2"/>
              <w:right w:val="single" w:sz="6" w:space="0" w:color="A2A2A2"/>
            </w:tcBorders>
            <w:vAlign w:val="center"/>
          </w:tcPr>
          <w:p w:rsidR="00AD1AD6"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AD1AD6"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AD1AD6"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Jan Willem Jansen, Jeroen Schoemaker</w:t>
            </w:r>
          </w:p>
        </w:tc>
        <w:tc>
          <w:tcPr>
            <w:tcW w:w="1907" w:type="dxa"/>
            <w:tcBorders>
              <w:top w:val="single" w:sz="6" w:space="0" w:color="A2A2A2"/>
              <w:left w:val="single" w:sz="6" w:space="0" w:color="A2A2A2"/>
              <w:bottom w:val="single" w:sz="6" w:space="0" w:color="A2A2A2"/>
              <w:right w:val="single" w:sz="6" w:space="0" w:color="A2A2A2"/>
            </w:tcBorders>
            <w:vAlign w:val="center"/>
          </w:tcPr>
          <w:p w:rsidR="00AD1AD6"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204D48"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204D48"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Solution Architecture</w:t>
            </w:r>
          </w:p>
        </w:tc>
        <w:tc>
          <w:tcPr>
            <w:tcW w:w="3088" w:type="dxa"/>
            <w:tcBorders>
              <w:top w:val="single" w:sz="6" w:space="0" w:color="A2A2A2"/>
              <w:left w:val="single" w:sz="6" w:space="0" w:color="A2A2A2"/>
              <w:bottom w:val="single" w:sz="6" w:space="0" w:color="A2A2A2"/>
              <w:right w:val="single" w:sz="6" w:space="0" w:color="A2A2A2"/>
            </w:tcBorders>
            <w:vAlign w:val="center"/>
          </w:tcPr>
          <w:p w:rsidR="00204D48" w:rsidRDefault="00204D48" w:rsidP="00712DE2">
            <w:pPr>
              <w:autoSpaceDE w:val="0"/>
              <w:autoSpaceDN w:val="0"/>
              <w:adjustRightInd w:val="0"/>
              <w:spacing w:before="120" w:after="120"/>
              <w:rPr>
                <w:rFonts w:ascii="EYInterstate Light" w:hAnsi="EYInterstate Light" w:cs="EYInterstate Light"/>
                <w:color w:val="808080"/>
                <w:sz w:val="16"/>
                <w:szCs w:val="16"/>
              </w:rPr>
            </w:pPr>
            <w:r w:rsidRPr="00204D48">
              <w:rPr>
                <w:rFonts w:ascii="EYInterstate Light" w:hAnsi="EYInterstate Light" w:cs="EYInterstate Light"/>
                <w:color w:val="808080"/>
                <w:sz w:val="16"/>
                <w:szCs w:val="16"/>
              </w:rPr>
              <w:t>Jim Kao, Kipela Rashidi</w:t>
            </w:r>
          </w:p>
        </w:tc>
        <w:tc>
          <w:tcPr>
            <w:tcW w:w="1907" w:type="dxa"/>
            <w:tcBorders>
              <w:top w:val="single" w:sz="6" w:space="0" w:color="A2A2A2"/>
              <w:left w:val="single" w:sz="6" w:space="0" w:color="A2A2A2"/>
              <w:bottom w:val="single" w:sz="6" w:space="0" w:color="A2A2A2"/>
              <w:right w:val="single" w:sz="6" w:space="0" w:color="A2A2A2"/>
            </w:tcBorders>
            <w:vAlign w:val="center"/>
          </w:tcPr>
          <w:p w:rsidR="00204D48"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Lead BA</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Ally Ward</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bl>
    <w:p w:rsidR="00712DE2" w:rsidRPr="00B17342" w:rsidRDefault="00712DE2" w:rsidP="00712DE2">
      <w:pPr>
        <w:pStyle w:val="Heading11"/>
        <w:numPr>
          <w:ilvl w:val="0"/>
          <w:numId w:val="0"/>
        </w:numPr>
      </w:pPr>
      <w:bookmarkStart w:id="21" w:name="_Toc331165210"/>
      <w:r w:rsidRPr="00B17342">
        <w:t>Reviewers</w:t>
      </w:r>
      <w:bookmarkEnd w:id="21"/>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vAlign w:val="center"/>
          </w:tcPr>
          <w:p w:rsidR="00712DE2" w:rsidRPr="00E50D0D" w:rsidRDefault="00712DE2" w:rsidP="00712DE2">
            <w:pPr>
              <w:keepNext/>
              <w:autoSpaceDE w:val="0"/>
              <w:autoSpaceDN w:val="0"/>
              <w:adjustRightInd w:val="0"/>
              <w:spacing w:before="120" w:after="120"/>
              <w:rPr>
                <w:rFonts w:ascii="EYInterstate Light" w:hAnsi="EYInterstate Light" w:cs="EYInterstate Light"/>
                <w:b/>
                <w:bCs/>
                <w:color w:val="808080"/>
                <w:sz w:val="16"/>
                <w:szCs w:val="16"/>
              </w:rPr>
            </w:pPr>
            <w:r w:rsidRPr="00E50D0D">
              <w:rPr>
                <w:rFonts w:ascii="EYInterstate Light" w:hAnsi="EYInterstate Light" w:cs="EYInterstate Light"/>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712DE2">
              <w:rPr>
                <w:rFonts w:ascii="EYInterstate Light" w:hAnsi="EYInterstate Light" w:cs="EYInterstate Light"/>
                <w:color w:val="808080"/>
                <w:sz w:val="16"/>
                <w:szCs w:val="16"/>
              </w:rPr>
              <w:t>Domino &amp; Messaging</w:t>
            </w:r>
            <w:r w:rsidRPr="00E50D0D">
              <w:rPr>
                <w:rFonts w:ascii="EYInterstate Light" w:hAnsi="EYInterstate Light" w:cs="EYInterstate Light"/>
                <w:color w:val="808080"/>
                <w:sz w:val="16"/>
                <w:szCs w:val="16"/>
              </w:rPr>
              <w:t xml:space="preserve">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Chris Rae</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7 August 2012</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Lync </w:t>
            </w:r>
            <w:r w:rsidRPr="00E50D0D">
              <w:rPr>
                <w:rFonts w:ascii="EYInterstate Light" w:hAnsi="EYInterstate Light" w:cs="EYInterstate Light"/>
                <w:color w:val="808080"/>
                <w:sz w:val="16"/>
                <w:szCs w:val="16"/>
              </w:rPr>
              <w:t xml:space="preserve"> </w:t>
            </w:r>
            <w:r>
              <w:rPr>
                <w:rFonts w:ascii="EYInterstate Light" w:hAnsi="EYInterstate Light" w:cs="EYInterstate Light"/>
                <w:color w:val="808080"/>
                <w:sz w:val="16"/>
                <w:szCs w:val="16"/>
              </w:rPr>
              <w:t xml:space="preserve">Design and Build </w:t>
            </w:r>
            <w:r w:rsidRPr="00E50D0D">
              <w:rPr>
                <w:rFonts w:ascii="EYInterstate Light" w:hAnsi="EYInterstate Light" w:cs="EYInterstate Light"/>
                <w:color w:val="808080"/>
                <w:sz w:val="16"/>
                <w:szCs w:val="16"/>
              </w:rPr>
              <w:t>Project Manager</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Stephen McCartney</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ED1F10"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Lync QA Lead</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 xml:space="preserve">Tim  </w:t>
            </w:r>
            <w:r w:rsidR="00ED1F10">
              <w:rPr>
                <w:rFonts w:ascii="EYInterstate Light" w:hAnsi="EYInterstate Light" w:cs="EYInterstate Light"/>
                <w:color w:val="808080"/>
                <w:sz w:val="16"/>
                <w:szCs w:val="16"/>
              </w:rPr>
              <w:t>Brinkman</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7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D56237"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Video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64DA9">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 xml:space="preserve">Joey Weisenstein, </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18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Global Lead for Voice &amp; Video 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sidRPr="00764DA9">
              <w:rPr>
                <w:rFonts w:ascii="EYInterstate Light" w:hAnsi="EYInterstate Light" w:cs="EYInterstate Light"/>
                <w:color w:val="808080"/>
                <w:sz w:val="16"/>
                <w:szCs w:val="16"/>
              </w:rPr>
              <w:t>Jan Willem Jansen</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r w:rsidR="00764DA9"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lastRenderedPageBreak/>
              <w:t>Voice and Video Engineer</w:t>
            </w:r>
          </w:p>
        </w:tc>
        <w:tc>
          <w:tcPr>
            <w:tcW w:w="3088" w:type="dxa"/>
            <w:tcBorders>
              <w:top w:val="single" w:sz="6" w:space="0" w:color="A2A2A2"/>
              <w:left w:val="single" w:sz="6" w:space="0" w:color="A2A2A2"/>
              <w:bottom w:val="single" w:sz="6" w:space="0" w:color="A2A2A2"/>
              <w:right w:val="single" w:sz="6" w:space="0" w:color="A2A2A2"/>
            </w:tcBorders>
            <w:vAlign w:val="center"/>
          </w:tcPr>
          <w:p w:rsidR="00764DA9" w:rsidRDefault="00764DA9" w:rsidP="00712DE2">
            <w:pPr>
              <w:autoSpaceDE w:val="0"/>
              <w:autoSpaceDN w:val="0"/>
              <w:adjustRightInd w:val="0"/>
              <w:spacing w:before="120" w:after="120"/>
              <w:rPr>
                <w:rFonts w:ascii="EYInterstate Light" w:hAnsi="EYInterstate Light" w:cs="EYInterstate Light"/>
                <w:color w:val="808080"/>
                <w:sz w:val="16"/>
                <w:szCs w:val="16"/>
              </w:rPr>
            </w:pPr>
            <w:r>
              <w:rPr>
                <w:rFonts w:ascii="EYInterstate Light" w:hAnsi="EYInterstate Light" w:cs="EYInterstate Light"/>
                <w:color w:val="808080"/>
                <w:sz w:val="16"/>
                <w:szCs w:val="16"/>
              </w:rPr>
              <w:t>Sandra Cevallos</w:t>
            </w:r>
          </w:p>
        </w:tc>
        <w:tc>
          <w:tcPr>
            <w:tcW w:w="1907" w:type="dxa"/>
            <w:tcBorders>
              <w:top w:val="single" w:sz="6" w:space="0" w:color="A2A2A2"/>
              <w:left w:val="single" w:sz="6" w:space="0" w:color="A2A2A2"/>
              <w:bottom w:val="single" w:sz="6" w:space="0" w:color="A2A2A2"/>
              <w:right w:val="single" w:sz="6" w:space="0" w:color="A2A2A2"/>
            </w:tcBorders>
            <w:vAlign w:val="center"/>
          </w:tcPr>
          <w:p w:rsidR="00764DA9" w:rsidRPr="00E50D0D" w:rsidRDefault="002C5B2C" w:rsidP="00712DE2">
            <w:pPr>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16 August 2012</w:t>
            </w:r>
          </w:p>
        </w:tc>
      </w:tr>
    </w:tbl>
    <w:p w:rsidR="00712DE2" w:rsidRPr="00B17342" w:rsidRDefault="00712DE2" w:rsidP="00712DE2">
      <w:pPr>
        <w:pStyle w:val="Heading11"/>
        <w:numPr>
          <w:ilvl w:val="0"/>
          <w:numId w:val="0"/>
        </w:numPr>
      </w:pPr>
      <w:bookmarkStart w:id="22" w:name="_Toc331165211"/>
      <w:r w:rsidRPr="00B17342">
        <w:t>Distribution</w:t>
      </w:r>
      <w:bookmarkEnd w:id="22"/>
    </w:p>
    <w:tbl>
      <w:tblPr>
        <w:tblW w:w="0" w:type="auto"/>
        <w:tblInd w:w="57" w:type="dxa"/>
        <w:tblLayout w:type="fixed"/>
        <w:tblCellMar>
          <w:left w:w="57" w:type="dxa"/>
          <w:right w:w="57" w:type="dxa"/>
        </w:tblCellMar>
        <w:tblLook w:val="00BF" w:firstRow="1" w:lastRow="0" w:firstColumn="1" w:lastColumn="0" w:noHBand="0" w:noVBand="0"/>
      </w:tblPr>
      <w:tblGrid>
        <w:gridCol w:w="3815"/>
        <w:gridCol w:w="3088"/>
        <w:gridCol w:w="1907"/>
      </w:tblGrid>
      <w:tr w:rsidR="00712DE2" w:rsidRPr="00E50D0D" w:rsidTr="00712DE2">
        <w:trPr>
          <w:trHeight w:val="314"/>
        </w:trPr>
        <w:tc>
          <w:tcPr>
            <w:tcW w:w="3815"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Role</w:t>
            </w:r>
          </w:p>
        </w:tc>
        <w:tc>
          <w:tcPr>
            <w:tcW w:w="3088"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Name</w:t>
            </w:r>
          </w:p>
        </w:tc>
        <w:tc>
          <w:tcPr>
            <w:tcW w:w="1907" w:type="dxa"/>
            <w:tcBorders>
              <w:top w:val="single" w:sz="6" w:space="0" w:color="A2A2A2"/>
              <w:left w:val="single" w:sz="6" w:space="0" w:color="A2A2A2"/>
              <w:bottom w:val="single" w:sz="6" w:space="0" w:color="A2A2A2"/>
              <w:right w:val="single" w:sz="6" w:space="0" w:color="A2A2A2"/>
            </w:tcBorders>
            <w:shd w:val="clear" w:color="auto" w:fill="D2D2D2"/>
          </w:tcPr>
          <w:p w:rsidR="00712DE2" w:rsidRPr="00E50D0D" w:rsidRDefault="00712DE2" w:rsidP="00712DE2">
            <w:pPr>
              <w:keepNext/>
              <w:autoSpaceDE w:val="0"/>
              <w:autoSpaceDN w:val="0"/>
              <w:adjustRightInd w:val="0"/>
              <w:spacing w:before="120" w:after="120"/>
              <w:rPr>
                <w:rFonts w:ascii="Helv" w:hAnsi="Helv" w:cs="Helv"/>
                <w:b/>
                <w:bCs/>
                <w:color w:val="808080"/>
                <w:sz w:val="16"/>
                <w:szCs w:val="16"/>
              </w:rPr>
            </w:pPr>
            <w:r w:rsidRPr="00E50D0D">
              <w:rPr>
                <w:rFonts w:ascii="Helv" w:hAnsi="Helv" w:cs="Helv"/>
                <w:b/>
                <w:bCs/>
                <w:color w:val="808080"/>
                <w:sz w:val="16"/>
                <w:szCs w:val="16"/>
              </w:rPr>
              <w:t>Date accepted</w:t>
            </w: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Business Deployment?</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Martin Kremmer</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Business Change / Governance Group</w:t>
            </w:r>
          </w:p>
        </w:tc>
        <w:tc>
          <w:tcPr>
            <w:tcW w:w="3088"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spacing w:before="120" w:after="12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Rachel Phillips</w:t>
            </w:r>
          </w:p>
        </w:tc>
        <w:tc>
          <w:tcPr>
            <w:tcW w:w="1907" w:type="dxa"/>
            <w:tcBorders>
              <w:top w:val="single" w:sz="6" w:space="0" w:color="A2A2A2"/>
              <w:left w:val="single" w:sz="6" w:space="0" w:color="A2A2A2"/>
              <w:right w:val="single" w:sz="6" w:space="0" w:color="A2A2A2"/>
            </w:tcBorders>
            <w:vAlign w:val="center"/>
          </w:tcPr>
          <w:p w:rsidR="00712DE2" w:rsidRPr="00E50D0D" w:rsidRDefault="00712DE2" w:rsidP="00712DE2">
            <w:pPr>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Q&amp;RM</w:t>
            </w:r>
          </w:p>
        </w:tc>
        <w:tc>
          <w:tcPr>
            <w:tcW w:w="3088"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E50D0D">
              <w:rPr>
                <w:rFonts w:ascii="EYInterstate Light" w:hAnsi="EYInterstate Light" w:cs="EYInterstate Light"/>
                <w:color w:val="808080"/>
                <w:sz w:val="16"/>
                <w:szCs w:val="16"/>
              </w:rPr>
              <w:t>Steven Jelf</w:t>
            </w:r>
          </w:p>
        </w:tc>
        <w:tc>
          <w:tcPr>
            <w:tcW w:w="1907" w:type="dxa"/>
            <w:tcBorders>
              <w:top w:val="single" w:sz="6" w:space="0" w:color="A2A2A2"/>
              <w:left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p>
        </w:tc>
      </w:tr>
      <w:tr w:rsidR="00712DE2" w:rsidRPr="00E50D0D" w:rsidTr="00712DE2">
        <w:trPr>
          <w:trHeight w:hRule="exact" w:val="397"/>
        </w:trPr>
        <w:tc>
          <w:tcPr>
            <w:tcW w:w="3815"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Pr>
                <w:rFonts w:ascii="EYInterstate Light" w:hAnsi="EYInterstate Light" w:cs="EYInterstate Light"/>
                <w:color w:val="808080"/>
                <w:sz w:val="16"/>
                <w:szCs w:val="16"/>
              </w:rPr>
              <w:t>Infrastructure &amp; Operations</w:t>
            </w:r>
          </w:p>
        </w:tc>
        <w:tc>
          <w:tcPr>
            <w:tcW w:w="3088"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r w:rsidRPr="00A57147">
              <w:rPr>
                <w:rFonts w:ascii="EYInterstate Light" w:hAnsi="EYInterstate Light" w:cs="EYInterstate Light"/>
                <w:color w:val="808080"/>
                <w:sz w:val="16"/>
                <w:szCs w:val="16"/>
              </w:rPr>
              <w:t>Harold Klein</w:t>
            </w:r>
            <w:r>
              <w:rPr>
                <w:rFonts w:ascii="EYInterstate Light" w:hAnsi="EYInterstate Light" w:cs="EYInterstate Light"/>
                <w:color w:val="808080"/>
                <w:sz w:val="16"/>
                <w:szCs w:val="16"/>
              </w:rPr>
              <w:t xml:space="preserve"> / </w:t>
            </w:r>
            <w:r w:rsidRPr="00A57147">
              <w:rPr>
                <w:rFonts w:ascii="EYInterstate Light" w:hAnsi="EYInterstate Light" w:cs="EYInterstate Light"/>
                <w:color w:val="808080"/>
                <w:sz w:val="16"/>
                <w:szCs w:val="16"/>
              </w:rPr>
              <w:t>Jeroen Schoemaker</w:t>
            </w:r>
          </w:p>
        </w:tc>
        <w:tc>
          <w:tcPr>
            <w:tcW w:w="1907" w:type="dxa"/>
            <w:tcBorders>
              <w:top w:val="single" w:sz="6" w:space="0" w:color="A2A2A2"/>
              <w:left w:val="single" w:sz="6" w:space="0" w:color="A2A2A2"/>
              <w:bottom w:val="single" w:sz="6" w:space="0" w:color="A2A2A2"/>
              <w:right w:val="single" w:sz="6" w:space="0" w:color="A2A2A2"/>
            </w:tcBorders>
            <w:vAlign w:val="center"/>
          </w:tcPr>
          <w:p w:rsidR="00712DE2" w:rsidRPr="00E50D0D" w:rsidRDefault="00712DE2" w:rsidP="00712DE2">
            <w:pPr>
              <w:keepNext/>
              <w:keepLines/>
              <w:autoSpaceDE w:val="0"/>
              <w:autoSpaceDN w:val="0"/>
              <w:adjustRightInd w:val="0"/>
              <w:rPr>
                <w:rFonts w:ascii="EYInterstate Light" w:hAnsi="EYInterstate Light" w:cs="EYInterstate Light"/>
                <w:color w:val="808080"/>
                <w:sz w:val="16"/>
                <w:szCs w:val="16"/>
              </w:rPr>
            </w:pPr>
          </w:p>
        </w:tc>
      </w:tr>
    </w:tbl>
    <w:p w:rsidR="00712DE2" w:rsidRDefault="00712DE2" w:rsidP="00712DE2"/>
    <w:p w:rsidR="00712DE2" w:rsidRDefault="00712DE2">
      <w:pPr>
        <w:rPr>
          <w:rFonts w:ascii="EYInterstate Light" w:hAnsi="EYInterstate Light"/>
          <w:bCs/>
          <w:noProof/>
        </w:rPr>
      </w:pPr>
      <w:r>
        <w:rPr>
          <w:b/>
          <w:bCs/>
        </w:rPr>
        <w:br w:type="page"/>
      </w:r>
    </w:p>
    <w:p w:rsidR="00EF5532" w:rsidRDefault="00746539">
      <w:pPr>
        <w:pStyle w:val="TOC1"/>
        <w:rPr>
          <w:rFonts w:asciiTheme="minorHAnsi" w:eastAsiaTheme="minorEastAsia" w:hAnsiTheme="minorHAnsi" w:cstheme="minorBidi"/>
          <w:b w:val="0"/>
          <w:sz w:val="22"/>
          <w:szCs w:val="22"/>
          <w:lang w:val="en-GB" w:eastAsia="en-GB"/>
        </w:rPr>
      </w:pPr>
      <w:r>
        <w:rPr>
          <w:b w:val="0"/>
          <w:bCs/>
        </w:rPr>
        <w:fldChar w:fldCharType="begin"/>
      </w:r>
      <w:r w:rsidR="00470C95">
        <w:rPr>
          <w:b w:val="0"/>
          <w:bCs/>
        </w:rPr>
        <w:instrText xml:space="preserve"> TOC \h \z \t "EY Heading 2,2,EY Heading 3,3,EY Heading 1,1" </w:instrText>
      </w:r>
      <w:r>
        <w:rPr>
          <w:b w:val="0"/>
          <w:bCs/>
        </w:rPr>
        <w:fldChar w:fldCharType="separate"/>
      </w:r>
      <w:hyperlink w:anchor="_Toc332218279" w:history="1">
        <w:r w:rsidR="00EF5532" w:rsidRPr="00E648ED">
          <w:rPr>
            <w:rStyle w:val="Hyperlink"/>
          </w:rPr>
          <w:t>Introduction and Background</w:t>
        </w:r>
        <w:r w:rsidR="00EF5532">
          <w:rPr>
            <w:webHidden/>
          </w:rPr>
          <w:tab/>
        </w:r>
        <w:r>
          <w:rPr>
            <w:webHidden/>
          </w:rPr>
          <w:fldChar w:fldCharType="begin"/>
        </w:r>
        <w:r w:rsidR="00EF5532">
          <w:rPr>
            <w:webHidden/>
          </w:rPr>
          <w:instrText xml:space="preserve"> PAGEREF _Toc332218279 \h </w:instrText>
        </w:r>
        <w:r>
          <w:rPr>
            <w:webHidden/>
          </w:rPr>
        </w:r>
        <w:r>
          <w:rPr>
            <w:webHidden/>
          </w:rPr>
          <w:fldChar w:fldCharType="separate"/>
        </w:r>
        <w:r w:rsidR="0095726D">
          <w:rPr>
            <w:webHidden/>
          </w:rPr>
          <w:t>5</w:t>
        </w:r>
        <w:r>
          <w:rPr>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280" w:history="1">
        <w:r w:rsidR="00EF5532" w:rsidRPr="00E648ED">
          <w:rPr>
            <w:rStyle w:val="Hyperlink"/>
          </w:rPr>
          <w:t>Scope exclusions</w:t>
        </w:r>
        <w:r w:rsidR="00EF5532">
          <w:rPr>
            <w:webHidden/>
          </w:rPr>
          <w:tab/>
        </w:r>
        <w:r w:rsidR="00746539">
          <w:rPr>
            <w:webHidden/>
          </w:rPr>
          <w:fldChar w:fldCharType="begin"/>
        </w:r>
        <w:r w:rsidR="00EF5532">
          <w:rPr>
            <w:webHidden/>
          </w:rPr>
          <w:instrText xml:space="preserve"> PAGEREF _Toc332218280 \h </w:instrText>
        </w:r>
        <w:r w:rsidR="00746539">
          <w:rPr>
            <w:webHidden/>
          </w:rPr>
        </w:r>
        <w:r w:rsidR="00746539">
          <w:rPr>
            <w:webHidden/>
          </w:rPr>
          <w:fldChar w:fldCharType="separate"/>
        </w:r>
        <w:r w:rsidR="0095726D">
          <w:rPr>
            <w:webHidden/>
          </w:rPr>
          <w:t>5</w:t>
        </w:r>
        <w:r w:rsidR="00746539">
          <w:rPr>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281" w:history="1">
        <w:r w:rsidR="00EF5532" w:rsidRPr="00E648ED">
          <w:rPr>
            <w:rStyle w:val="Hyperlink"/>
          </w:rPr>
          <w:t>Assumptions</w:t>
        </w:r>
        <w:r w:rsidR="00EF5532">
          <w:rPr>
            <w:webHidden/>
          </w:rPr>
          <w:tab/>
        </w:r>
        <w:r w:rsidR="00746539">
          <w:rPr>
            <w:webHidden/>
          </w:rPr>
          <w:fldChar w:fldCharType="begin"/>
        </w:r>
        <w:r w:rsidR="00EF5532">
          <w:rPr>
            <w:webHidden/>
          </w:rPr>
          <w:instrText xml:space="preserve"> PAGEREF _Toc332218281 \h </w:instrText>
        </w:r>
        <w:r w:rsidR="00746539">
          <w:rPr>
            <w:webHidden/>
          </w:rPr>
        </w:r>
        <w:r w:rsidR="00746539">
          <w:rPr>
            <w:webHidden/>
          </w:rPr>
          <w:fldChar w:fldCharType="separate"/>
        </w:r>
        <w:r w:rsidR="0095726D">
          <w:rPr>
            <w:webHidden/>
          </w:rPr>
          <w:t>5</w:t>
        </w:r>
        <w:r w:rsidR="00746539">
          <w:rPr>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282" w:history="1">
        <w:r w:rsidR="00EF5532" w:rsidRPr="00E648ED">
          <w:rPr>
            <w:rStyle w:val="Hyperlink"/>
          </w:rPr>
          <w:t>Requirement traceability</w:t>
        </w:r>
        <w:r w:rsidR="00EF5532">
          <w:rPr>
            <w:webHidden/>
          </w:rPr>
          <w:tab/>
        </w:r>
        <w:r w:rsidR="00746539">
          <w:rPr>
            <w:webHidden/>
          </w:rPr>
          <w:fldChar w:fldCharType="begin"/>
        </w:r>
        <w:r w:rsidR="00EF5532">
          <w:rPr>
            <w:webHidden/>
          </w:rPr>
          <w:instrText xml:space="preserve"> PAGEREF _Toc332218282 \h </w:instrText>
        </w:r>
        <w:r w:rsidR="00746539">
          <w:rPr>
            <w:webHidden/>
          </w:rPr>
        </w:r>
        <w:r w:rsidR="00746539">
          <w:rPr>
            <w:webHidden/>
          </w:rPr>
          <w:fldChar w:fldCharType="separate"/>
        </w:r>
        <w:r w:rsidR="0095726D">
          <w:rPr>
            <w:webHidden/>
          </w:rPr>
          <w:t>6</w:t>
        </w:r>
        <w:r w:rsidR="00746539">
          <w:rPr>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283" w:history="1">
        <w:r w:rsidR="00EF5532" w:rsidRPr="00E648ED">
          <w:rPr>
            <w:rStyle w:val="Hyperlink"/>
            <w:noProof/>
          </w:rPr>
          <w:t>Phase 1 Vision and Scope requirements</w:t>
        </w:r>
        <w:r w:rsidR="00EF5532">
          <w:rPr>
            <w:noProof/>
            <w:webHidden/>
          </w:rPr>
          <w:tab/>
        </w:r>
        <w:r w:rsidR="00746539">
          <w:rPr>
            <w:noProof/>
            <w:webHidden/>
          </w:rPr>
          <w:fldChar w:fldCharType="begin"/>
        </w:r>
        <w:r w:rsidR="00EF5532">
          <w:rPr>
            <w:noProof/>
            <w:webHidden/>
          </w:rPr>
          <w:instrText xml:space="preserve"> PAGEREF _Toc332218283 \h </w:instrText>
        </w:r>
        <w:r w:rsidR="00746539">
          <w:rPr>
            <w:noProof/>
            <w:webHidden/>
          </w:rPr>
        </w:r>
        <w:r w:rsidR="00746539">
          <w:rPr>
            <w:noProof/>
            <w:webHidden/>
          </w:rPr>
          <w:fldChar w:fldCharType="separate"/>
        </w:r>
        <w:r w:rsidR="0095726D">
          <w:rPr>
            <w:noProof/>
            <w:webHidden/>
          </w:rPr>
          <w:t>6</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84" w:history="1">
        <w:r w:rsidR="00EF5532" w:rsidRPr="00E648ED">
          <w:rPr>
            <w:rStyle w:val="Hyperlink"/>
            <w:noProof/>
          </w:rPr>
          <w:t>Business Requirements</w:t>
        </w:r>
        <w:r w:rsidR="00EF5532">
          <w:rPr>
            <w:noProof/>
            <w:webHidden/>
          </w:rPr>
          <w:tab/>
        </w:r>
        <w:r w:rsidR="00746539">
          <w:rPr>
            <w:noProof/>
            <w:webHidden/>
          </w:rPr>
          <w:fldChar w:fldCharType="begin"/>
        </w:r>
        <w:r w:rsidR="00EF5532">
          <w:rPr>
            <w:noProof/>
            <w:webHidden/>
          </w:rPr>
          <w:instrText xml:space="preserve"> PAGEREF _Toc332218284 \h </w:instrText>
        </w:r>
        <w:r w:rsidR="00746539">
          <w:rPr>
            <w:noProof/>
            <w:webHidden/>
          </w:rPr>
        </w:r>
        <w:r w:rsidR="00746539">
          <w:rPr>
            <w:noProof/>
            <w:webHidden/>
          </w:rPr>
          <w:fldChar w:fldCharType="separate"/>
        </w:r>
        <w:r w:rsidR="0095726D">
          <w:rPr>
            <w:noProof/>
            <w:webHidden/>
          </w:rPr>
          <w:t>6</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85" w:history="1">
        <w:r w:rsidR="00EF5532" w:rsidRPr="00E648ED">
          <w:rPr>
            <w:rStyle w:val="Hyperlink"/>
            <w:noProof/>
          </w:rPr>
          <w:t>Operational Requirements</w:t>
        </w:r>
        <w:r w:rsidR="00EF5532">
          <w:rPr>
            <w:noProof/>
            <w:webHidden/>
          </w:rPr>
          <w:tab/>
        </w:r>
        <w:r w:rsidR="00746539">
          <w:rPr>
            <w:noProof/>
            <w:webHidden/>
          </w:rPr>
          <w:fldChar w:fldCharType="begin"/>
        </w:r>
        <w:r w:rsidR="00EF5532">
          <w:rPr>
            <w:noProof/>
            <w:webHidden/>
          </w:rPr>
          <w:instrText xml:space="preserve"> PAGEREF _Toc332218285 \h </w:instrText>
        </w:r>
        <w:r w:rsidR="00746539">
          <w:rPr>
            <w:noProof/>
            <w:webHidden/>
          </w:rPr>
        </w:r>
        <w:r w:rsidR="00746539">
          <w:rPr>
            <w:noProof/>
            <w:webHidden/>
          </w:rPr>
          <w:fldChar w:fldCharType="separate"/>
        </w:r>
        <w:r w:rsidR="0095726D">
          <w:rPr>
            <w:noProof/>
            <w:webHidden/>
          </w:rPr>
          <w:t>7</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86" w:history="1">
        <w:r w:rsidR="00EF5532" w:rsidRPr="00E648ED">
          <w:rPr>
            <w:rStyle w:val="Hyperlink"/>
            <w:noProof/>
          </w:rPr>
          <w:t>Security Requirements</w:t>
        </w:r>
        <w:r w:rsidR="00EF5532">
          <w:rPr>
            <w:noProof/>
            <w:webHidden/>
          </w:rPr>
          <w:tab/>
        </w:r>
        <w:r w:rsidR="00746539">
          <w:rPr>
            <w:noProof/>
            <w:webHidden/>
          </w:rPr>
          <w:fldChar w:fldCharType="begin"/>
        </w:r>
        <w:r w:rsidR="00EF5532">
          <w:rPr>
            <w:noProof/>
            <w:webHidden/>
          </w:rPr>
          <w:instrText xml:space="preserve"> PAGEREF _Toc332218286 \h </w:instrText>
        </w:r>
        <w:r w:rsidR="00746539">
          <w:rPr>
            <w:noProof/>
            <w:webHidden/>
          </w:rPr>
        </w:r>
        <w:r w:rsidR="00746539">
          <w:rPr>
            <w:noProof/>
            <w:webHidden/>
          </w:rPr>
          <w:fldChar w:fldCharType="separate"/>
        </w:r>
        <w:r w:rsidR="0095726D">
          <w:rPr>
            <w:noProof/>
            <w:webHidden/>
          </w:rPr>
          <w:t>8</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87" w:history="1">
        <w:r w:rsidR="00EF5532" w:rsidRPr="00E648ED">
          <w:rPr>
            <w:rStyle w:val="Hyperlink"/>
            <w:noProof/>
          </w:rPr>
          <w:t>System Requirements</w:t>
        </w:r>
        <w:r w:rsidR="00EF5532">
          <w:rPr>
            <w:noProof/>
            <w:webHidden/>
          </w:rPr>
          <w:tab/>
        </w:r>
        <w:r w:rsidR="00746539">
          <w:rPr>
            <w:noProof/>
            <w:webHidden/>
          </w:rPr>
          <w:fldChar w:fldCharType="begin"/>
        </w:r>
        <w:r w:rsidR="00EF5532">
          <w:rPr>
            <w:noProof/>
            <w:webHidden/>
          </w:rPr>
          <w:instrText xml:space="preserve"> PAGEREF _Toc332218287 \h </w:instrText>
        </w:r>
        <w:r w:rsidR="00746539">
          <w:rPr>
            <w:noProof/>
            <w:webHidden/>
          </w:rPr>
        </w:r>
        <w:r w:rsidR="00746539">
          <w:rPr>
            <w:noProof/>
            <w:webHidden/>
          </w:rPr>
          <w:fldChar w:fldCharType="separate"/>
        </w:r>
        <w:r w:rsidR="0095726D">
          <w:rPr>
            <w:noProof/>
            <w:webHidden/>
          </w:rPr>
          <w:t>9</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88" w:history="1">
        <w:r w:rsidR="00EF5532" w:rsidRPr="00E648ED">
          <w:rPr>
            <w:rStyle w:val="Hyperlink"/>
            <w:noProof/>
          </w:rPr>
          <w:t>Unified Messaging Requirements</w:t>
        </w:r>
        <w:r w:rsidR="00EF5532">
          <w:rPr>
            <w:noProof/>
            <w:webHidden/>
          </w:rPr>
          <w:tab/>
        </w:r>
        <w:r w:rsidR="00746539">
          <w:rPr>
            <w:noProof/>
            <w:webHidden/>
          </w:rPr>
          <w:fldChar w:fldCharType="begin"/>
        </w:r>
        <w:r w:rsidR="00EF5532">
          <w:rPr>
            <w:noProof/>
            <w:webHidden/>
          </w:rPr>
          <w:instrText xml:space="preserve"> PAGEREF _Toc332218288 \h </w:instrText>
        </w:r>
        <w:r w:rsidR="00746539">
          <w:rPr>
            <w:noProof/>
            <w:webHidden/>
          </w:rPr>
        </w:r>
        <w:r w:rsidR="00746539">
          <w:rPr>
            <w:noProof/>
            <w:webHidden/>
          </w:rPr>
          <w:fldChar w:fldCharType="separate"/>
        </w:r>
        <w:r w:rsidR="0095726D">
          <w:rPr>
            <w:noProof/>
            <w:webHidden/>
          </w:rPr>
          <w:t>11</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89" w:history="1">
        <w:r w:rsidR="00EF5532" w:rsidRPr="00E648ED">
          <w:rPr>
            <w:rStyle w:val="Hyperlink"/>
            <w:noProof/>
          </w:rPr>
          <w:t>User requirements</w:t>
        </w:r>
        <w:r w:rsidR="00EF5532">
          <w:rPr>
            <w:noProof/>
            <w:webHidden/>
          </w:rPr>
          <w:tab/>
        </w:r>
        <w:r w:rsidR="00746539">
          <w:rPr>
            <w:noProof/>
            <w:webHidden/>
          </w:rPr>
          <w:fldChar w:fldCharType="begin"/>
        </w:r>
        <w:r w:rsidR="00EF5532">
          <w:rPr>
            <w:noProof/>
            <w:webHidden/>
          </w:rPr>
          <w:instrText xml:space="preserve"> PAGEREF _Toc332218289 \h </w:instrText>
        </w:r>
        <w:r w:rsidR="00746539">
          <w:rPr>
            <w:noProof/>
            <w:webHidden/>
          </w:rPr>
        </w:r>
        <w:r w:rsidR="00746539">
          <w:rPr>
            <w:noProof/>
            <w:webHidden/>
          </w:rPr>
          <w:fldChar w:fldCharType="separate"/>
        </w:r>
        <w:r w:rsidR="0095726D">
          <w:rPr>
            <w:noProof/>
            <w:webHidden/>
          </w:rPr>
          <w:t>11</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290" w:history="1">
        <w:r w:rsidR="00EF5532" w:rsidRPr="00E648ED">
          <w:rPr>
            <w:rStyle w:val="Hyperlink"/>
            <w:noProof/>
          </w:rPr>
          <w:t>Phase 1 Requirements to follow</w:t>
        </w:r>
        <w:r w:rsidR="00EF5532">
          <w:rPr>
            <w:noProof/>
            <w:webHidden/>
          </w:rPr>
          <w:tab/>
        </w:r>
        <w:r w:rsidR="00746539">
          <w:rPr>
            <w:noProof/>
            <w:webHidden/>
          </w:rPr>
          <w:fldChar w:fldCharType="begin"/>
        </w:r>
        <w:r w:rsidR="00EF5532">
          <w:rPr>
            <w:noProof/>
            <w:webHidden/>
          </w:rPr>
          <w:instrText xml:space="preserve"> PAGEREF _Toc332218290 \h </w:instrText>
        </w:r>
        <w:r w:rsidR="00746539">
          <w:rPr>
            <w:noProof/>
            <w:webHidden/>
          </w:rPr>
        </w:r>
        <w:r w:rsidR="00746539">
          <w:rPr>
            <w:noProof/>
            <w:webHidden/>
          </w:rPr>
          <w:fldChar w:fldCharType="separate"/>
        </w:r>
        <w:r w:rsidR="0095726D">
          <w:rPr>
            <w:noProof/>
            <w:webHidden/>
          </w:rPr>
          <w:t>13</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291" w:history="1">
        <w:r w:rsidR="00EF5532" w:rsidRPr="00E648ED">
          <w:rPr>
            <w:rStyle w:val="Hyperlink"/>
            <w:noProof/>
          </w:rPr>
          <w:t>Phase 2</w:t>
        </w:r>
        <w:r w:rsidR="00EF5532">
          <w:rPr>
            <w:noProof/>
            <w:webHidden/>
          </w:rPr>
          <w:tab/>
        </w:r>
        <w:r w:rsidR="00746539">
          <w:rPr>
            <w:noProof/>
            <w:webHidden/>
          </w:rPr>
          <w:fldChar w:fldCharType="begin"/>
        </w:r>
        <w:r w:rsidR="00EF5532">
          <w:rPr>
            <w:noProof/>
            <w:webHidden/>
          </w:rPr>
          <w:instrText xml:space="preserve"> PAGEREF _Toc332218291 \h </w:instrText>
        </w:r>
        <w:r w:rsidR="00746539">
          <w:rPr>
            <w:noProof/>
            <w:webHidden/>
          </w:rPr>
        </w:r>
        <w:r w:rsidR="00746539">
          <w:rPr>
            <w:noProof/>
            <w:webHidden/>
          </w:rPr>
          <w:fldChar w:fldCharType="separate"/>
        </w:r>
        <w:r w:rsidR="0095726D">
          <w:rPr>
            <w:noProof/>
            <w:webHidden/>
          </w:rPr>
          <w:t>14</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92" w:history="1">
        <w:r w:rsidR="00EF5532" w:rsidRPr="00E648ED">
          <w:rPr>
            <w:rStyle w:val="Hyperlink"/>
            <w:noProof/>
          </w:rPr>
          <w:t>Business Requirements</w:t>
        </w:r>
        <w:r w:rsidR="00EF5532">
          <w:rPr>
            <w:noProof/>
            <w:webHidden/>
          </w:rPr>
          <w:tab/>
        </w:r>
        <w:r w:rsidR="00746539">
          <w:rPr>
            <w:noProof/>
            <w:webHidden/>
          </w:rPr>
          <w:fldChar w:fldCharType="begin"/>
        </w:r>
        <w:r w:rsidR="00EF5532">
          <w:rPr>
            <w:noProof/>
            <w:webHidden/>
          </w:rPr>
          <w:instrText xml:space="preserve"> PAGEREF _Toc332218292 \h </w:instrText>
        </w:r>
        <w:r w:rsidR="00746539">
          <w:rPr>
            <w:noProof/>
            <w:webHidden/>
          </w:rPr>
        </w:r>
        <w:r w:rsidR="00746539">
          <w:rPr>
            <w:noProof/>
            <w:webHidden/>
          </w:rPr>
          <w:fldChar w:fldCharType="separate"/>
        </w:r>
        <w:r w:rsidR="0095726D">
          <w:rPr>
            <w:noProof/>
            <w:webHidden/>
          </w:rPr>
          <w:t>14</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93" w:history="1">
        <w:r w:rsidR="00EF5532" w:rsidRPr="00E648ED">
          <w:rPr>
            <w:rStyle w:val="Hyperlink"/>
            <w:noProof/>
          </w:rPr>
          <w:t>Operational Requirements</w:t>
        </w:r>
        <w:r w:rsidR="00EF5532">
          <w:rPr>
            <w:noProof/>
            <w:webHidden/>
          </w:rPr>
          <w:tab/>
        </w:r>
        <w:r w:rsidR="00746539">
          <w:rPr>
            <w:noProof/>
            <w:webHidden/>
          </w:rPr>
          <w:fldChar w:fldCharType="begin"/>
        </w:r>
        <w:r w:rsidR="00EF5532">
          <w:rPr>
            <w:noProof/>
            <w:webHidden/>
          </w:rPr>
          <w:instrText xml:space="preserve"> PAGEREF _Toc332218293 \h </w:instrText>
        </w:r>
        <w:r w:rsidR="00746539">
          <w:rPr>
            <w:noProof/>
            <w:webHidden/>
          </w:rPr>
        </w:r>
        <w:r w:rsidR="00746539">
          <w:rPr>
            <w:noProof/>
            <w:webHidden/>
          </w:rPr>
          <w:fldChar w:fldCharType="separate"/>
        </w:r>
        <w:r w:rsidR="0095726D">
          <w:rPr>
            <w:noProof/>
            <w:webHidden/>
          </w:rPr>
          <w:t>14</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94" w:history="1">
        <w:r w:rsidR="00EF5532" w:rsidRPr="00E648ED">
          <w:rPr>
            <w:rStyle w:val="Hyperlink"/>
            <w:noProof/>
          </w:rPr>
          <w:t>System Requirements</w:t>
        </w:r>
        <w:r w:rsidR="00EF5532">
          <w:rPr>
            <w:noProof/>
            <w:webHidden/>
          </w:rPr>
          <w:tab/>
        </w:r>
        <w:r w:rsidR="00746539">
          <w:rPr>
            <w:noProof/>
            <w:webHidden/>
          </w:rPr>
          <w:fldChar w:fldCharType="begin"/>
        </w:r>
        <w:r w:rsidR="00EF5532">
          <w:rPr>
            <w:noProof/>
            <w:webHidden/>
          </w:rPr>
          <w:instrText xml:space="preserve"> PAGEREF _Toc332218294 \h </w:instrText>
        </w:r>
        <w:r w:rsidR="00746539">
          <w:rPr>
            <w:noProof/>
            <w:webHidden/>
          </w:rPr>
        </w:r>
        <w:r w:rsidR="00746539">
          <w:rPr>
            <w:noProof/>
            <w:webHidden/>
          </w:rPr>
          <w:fldChar w:fldCharType="separate"/>
        </w:r>
        <w:r w:rsidR="0095726D">
          <w:rPr>
            <w:noProof/>
            <w:webHidden/>
          </w:rPr>
          <w:t>14</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95" w:history="1">
        <w:r w:rsidR="00EF5532" w:rsidRPr="00E648ED">
          <w:rPr>
            <w:rStyle w:val="Hyperlink"/>
            <w:noProof/>
          </w:rPr>
          <w:t>Unified Messaging Requirements</w:t>
        </w:r>
        <w:r w:rsidR="00EF5532">
          <w:rPr>
            <w:noProof/>
            <w:webHidden/>
          </w:rPr>
          <w:tab/>
        </w:r>
        <w:r w:rsidR="00746539">
          <w:rPr>
            <w:noProof/>
            <w:webHidden/>
          </w:rPr>
          <w:fldChar w:fldCharType="begin"/>
        </w:r>
        <w:r w:rsidR="00EF5532">
          <w:rPr>
            <w:noProof/>
            <w:webHidden/>
          </w:rPr>
          <w:instrText xml:space="preserve"> PAGEREF _Toc332218295 \h </w:instrText>
        </w:r>
        <w:r w:rsidR="00746539">
          <w:rPr>
            <w:noProof/>
            <w:webHidden/>
          </w:rPr>
        </w:r>
        <w:r w:rsidR="00746539">
          <w:rPr>
            <w:noProof/>
            <w:webHidden/>
          </w:rPr>
          <w:fldChar w:fldCharType="separate"/>
        </w:r>
        <w:r w:rsidR="0095726D">
          <w:rPr>
            <w:noProof/>
            <w:webHidden/>
          </w:rPr>
          <w:t>15</w:t>
        </w:r>
        <w:r w:rsidR="00746539">
          <w:rPr>
            <w:noProof/>
            <w:webHidden/>
          </w:rPr>
          <w:fldChar w:fldCharType="end"/>
        </w:r>
      </w:hyperlink>
    </w:p>
    <w:p w:rsidR="00EF5532" w:rsidRDefault="00283141">
      <w:pPr>
        <w:pStyle w:val="TOC3"/>
        <w:tabs>
          <w:tab w:val="right" w:leader="dot" w:pos="9766"/>
        </w:tabs>
        <w:rPr>
          <w:noProof/>
          <w:lang w:val="en-GB" w:eastAsia="en-GB"/>
        </w:rPr>
      </w:pPr>
      <w:hyperlink w:anchor="_Toc332218296" w:history="1">
        <w:r w:rsidR="00EF5532" w:rsidRPr="00E648ED">
          <w:rPr>
            <w:rStyle w:val="Hyperlink"/>
            <w:noProof/>
          </w:rPr>
          <w:t>User Requirements</w:t>
        </w:r>
        <w:r w:rsidR="00EF5532">
          <w:rPr>
            <w:noProof/>
            <w:webHidden/>
          </w:rPr>
          <w:tab/>
        </w:r>
        <w:r w:rsidR="00746539">
          <w:rPr>
            <w:noProof/>
            <w:webHidden/>
          </w:rPr>
          <w:fldChar w:fldCharType="begin"/>
        </w:r>
        <w:r w:rsidR="00EF5532">
          <w:rPr>
            <w:noProof/>
            <w:webHidden/>
          </w:rPr>
          <w:instrText xml:space="preserve"> PAGEREF _Toc332218296 \h </w:instrText>
        </w:r>
        <w:r w:rsidR="00746539">
          <w:rPr>
            <w:noProof/>
            <w:webHidden/>
          </w:rPr>
        </w:r>
        <w:r w:rsidR="00746539">
          <w:rPr>
            <w:noProof/>
            <w:webHidden/>
          </w:rPr>
          <w:fldChar w:fldCharType="separate"/>
        </w:r>
        <w:r w:rsidR="0095726D">
          <w:rPr>
            <w:noProof/>
            <w:webHidden/>
          </w:rPr>
          <w:t>16</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297" w:history="1">
        <w:r w:rsidR="00EF5532" w:rsidRPr="00E648ED">
          <w:rPr>
            <w:rStyle w:val="Hyperlink"/>
            <w:noProof/>
          </w:rPr>
          <w:t>Phase 3 – all requirements to follow</w:t>
        </w:r>
        <w:r w:rsidR="00EF5532">
          <w:rPr>
            <w:noProof/>
            <w:webHidden/>
          </w:rPr>
          <w:tab/>
        </w:r>
        <w:r w:rsidR="00746539">
          <w:rPr>
            <w:noProof/>
            <w:webHidden/>
          </w:rPr>
          <w:fldChar w:fldCharType="begin"/>
        </w:r>
        <w:r w:rsidR="00EF5532">
          <w:rPr>
            <w:noProof/>
            <w:webHidden/>
          </w:rPr>
          <w:instrText xml:space="preserve"> PAGEREF _Toc332218297 \h </w:instrText>
        </w:r>
        <w:r w:rsidR="00746539">
          <w:rPr>
            <w:noProof/>
            <w:webHidden/>
          </w:rPr>
        </w:r>
        <w:r w:rsidR="00746539">
          <w:rPr>
            <w:noProof/>
            <w:webHidden/>
          </w:rPr>
          <w:fldChar w:fldCharType="separate"/>
        </w:r>
        <w:r w:rsidR="0095726D">
          <w:rPr>
            <w:noProof/>
            <w:webHidden/>
          </w:rPr>
          <w:t>17</w:t>
        </w:r>
        <w:r w:rsidR="00746539">
          <w:rPr>
            <w:noProof/>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298" w:history="1">
        <w:r w:rsidR="00EF5532" w:rsidRPr="00E648ED">
          <w:rPr>
            <w:rStyle w:val="Hyperlink"/>
          </w:rPr>
          <w:t>Requirement descriptions</w:t>
        </w:r>
        <w:r w:rsidR="00EF5532">
          <w:rPr>
            <w:webHidden/>
          </w:rPr>
          <w:tab/>
        </w:r>
        <w:r w:rsidR="00746539">
          <w:rPr>
            <w:webHidden/>
          </w:rPr>
          <w:fldChar w:fldCharType="begin"/>
        </w:r>
        <w:r w:rsidR="00EF5532">
          <w:rPr>
            <w:webHidden/>
          </w:rPr>
          <w:instrText xml:space="preserve"> PAGEREF _Toc332218298 \h </w:instrText>
        </w:r>
        <w:r w:rsidR="00746539">
          <w:rPr>
            <w:webHidden/>
          </w:rPr>
        </w:r>
        <w:r w:rsidR="00746539">
          <w:rPr>
            <w:webHidden/>
          </w:rPr>
          <w:fldChar w:fldCharType="separate"/>
        </w:r>
        <w:r w:rsidR="0095726D">
          <w:rPr>
            <w:webHidden/>
          </w:rPr>
          <w:t>18</w:t>
        </w:r>
        <w:r w:rsidR="00746539">
          <w:rPr>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299" w:history="1">
        <w:r w:rsidR="00EF5532" w:rsidRPr="00E648ED">
          <w:rPr>
            <w:rStyle w:val="Hyperlink"/>
            <w:noProof/>
          </w:rPr>
          <w:t>Co-Existence</w:t>
        </w:r>
        <w:r w:rsidR="00EF5532">
          <w:rPr>
            <w:noProof/>
            <w:webHidden/>
          </w:rPr>
          <w:tab/>
        </w:r>
        <w:r w:rsidR="00746539">
          <w:rPr>
            <w:noProof/>
            <w:webHidden/>
          </w:rPr>
          <w:fldChar w:fldCharType="begin"/>
        </w:r>
        <w:r w:rsidR="00EF5532">
          <w:rPr>
            <w:noProof/>
            <w:webHidden/>
          </w:rPr>
          <w:instrText xml:space="preserve"> PAGEREF _Toc332218299 \h </w:instrText>
        </w:r>
        <w:r w:rsidR="00746539">
          <w:rPr>
            <w:noProof/>
            <w:webHidden/>
          </w:rPr>
        </w:r>
        <w:r w:rsidR="00746539">
          <w:rPr>
            <w:noProof/>
            <w:webHidden/>
          </w:rPr>
          <w:fldChar w:fldCharType="separate"/>
        </w:r>
        <w:r w:rsidR="0095726D">
          <w:rPr>
            <w:noProof/>
            <w:webHidden/>
          </w:rPr>
          <w:t>18</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0" w:history="1">
        <w:r w:rsidR="00EF5532" w:rsidRPr="00E648ED">
          <w:rPr>
            <w:rStyle w:val="Hyperlink"/>
            <w:noProof/>
          </w:rPr>
          <w:t>Instant Messaging</w:t>
        </w:r>
        <w:r w:rsidR="00EF5532">
          <w:rPr>
            <w:noProof/>
            <w:webHidden/>
          </w:rPr>
          <w:tab/>
        </w:r>
        <w:r w:rsidR="00746539">
          <w:rPr>
            <w:noProof/>
            <w:webHidden/>
          </w:rPr>
          <w:fldChar w:fldCharType="begin"/>
        </w:r>
        <w:r w:rsidR="00EF5532">
          <w:rPr>
            <w:noProof/>
            <w:webHidden/>
          </w:rPr>
          <w:instrText xml:space="preserve"> PAGEREF _Toc332218300 \h </w:instrText>
        </w:r>
        <w:r w:rsidR="00746539">
          <w:rPr>
            <w:noProof/>
            <w:webHidden/>
          </w:rPr>
        </w:r>
        <w:r w:rsidR="00746539">
          <w:rPr>
            <w:noProof/>
            <w:webHidden/>
          </w:rPr>
          <w:fldChar w:fldCharType="separate"/>
        </w:r>
        <w:r w:rsidR="0095726D">
          <w:rPr>
            <w:noProof/>
            <w:webHidden/>
          </w:rPr>
          <w:t>19</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1" w:history="1">
        <w:r w:rsidR="00EF5532" w:rsidRPr="00E648ED">
          <w:rPr>
            <w:rStyle w:val="Hyperlink"/>
            <w:noProof/>
          </w:rPr>
          <w:t>Remote Access</w:t>
        </w:r>
        <w:r w:rsidR="00EF5532">
          <w:rPr>
            <w:noProof/>
            <w:webHidden/>
          </w:rPr>
          <w:tab/>
        </w:r>
        <w:r w:rsidR="00746539">
          <w:rPr>
            <w:noProof/>
            <w:webHidden/>
          </w:rPr>
          <w:fldChar w:fldCharType="begin"/>
        </w:r>
        <w:r w:rsidR="00EF5532">
          <w:rPr>
            <w:noProof/>
            <w:webHidden/>
          </w:rPr>
          <w:instrText xml:space="preserve"> PAGEREF _Toc332218301 \h </w:instrText>
        </w:r>
        <w:r w:rsidR="00746539">
          <w:rPr>
            <w:noProof/>
            <w:webHidden/>
          </w:rPr>
        </w:r>
        <w:r w:rsidR="00746539">
          <w:rPr>
            <w:noProof/>
            <w:webHidden/>
          </w:rPr>
          <w:fldChar w:fldCharType="separate"/>
        </w:r>
        <w:r w:rsidR="0095726D">
          <w:rPr>
            <w:noProof/>
            <w:webHidden/>
          </w:rPr>
          <w:t>25</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2" w:history="1">
        <w:r w:rsidR="00EF5532" w:rsidRPr="00E648ED">
          <w:rPr>
            <w:rStyle w:val="Hyperlink"/>
            <w:noProof/>
          </w:rPr>
          <w:t>Security</w:t>
        </w:r>
        <w:r w:rsidR="00EF5532">
          <w:rPr>
            <w:noProof/>
            <w:webHidden/>
          </w:rPr>
          <w:tab/>
        </w:r>
        <w:r w:rsidR="00746539">
          <w:rPr>
            <w:noProof/>
            <w:webHidden/>
          </w:rPr>
          <w:fldChar w:fldCharType="begin"/>
        </w:r>
        <w:r w:rsidR="00EF5532">
          <w:rPr>
            <w:noProof/>
            <w:webHidden/>
          </w:rPr>
          <w:instrText xml:space="preserve"> PAGEREF _Toc332218302 \h </w:instrText>
        </w:r>
        <w:r w:rsidR="00746539">
          <w:rPr>
            <w:noProof/>
            <w:webHidden/>
          </w:rPr>
        </w:r>
        <w:r w:rsidR="00746539">
          <w:rPr>
            <w:noProof/>
            <w:webHidden/>
          </w:rPr>
          <w:fldChar w:fldCharType="separate"/>
        </w:r>
        <w:r w:rsidR="0095726D">
          <w:rPr>
            <w:noProof/>
            <w:webHidden/>
          </w:rPr>
          <w:t>25</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3" w:history="1">
        <w:r w:rsidR="00EF5532" w:rsidRPr="00E648ED">
          <w:rPr>
            <w:rStyle w:val="Hyperlink"/>
            <w:noProof/>
          </w:rPr>
          <w:t>System Administration</w:t>
        </w:r>
        <w:r w:rsidR="00EF5532">
          <w:rPr>
            <w:noProof/>
            <w:webHidden/>
          </w:rPr>
          <w:tab/>
        </w:r>
        <w:r w:rsidR="00746539">
          <w:rPr>
            <w:noProof/>
            <w:webHidden/>
          </w:rPr>
          <w:fldChar w:fldCharType="begin"/>
        </w:r>
        <w:r w:rsidR="00EF5532">
          <w:rPr>
            <w:noProof/>
            <w:webHidden/>
          </w:rPr>
          <w:instrText xml:space="preserve"> PAGEREF _Toc332218303 \h </w:instrText>
        </w:r>
        <w:r w:rsidR="00746539">
          <w:rPr>
            <w:noProof/>
            <w:webHidden/>
          </w:rPr>
        </w:r>
        <w:r w:rsidR="00746539">
          <w:rPr>
            <w:noProof/>
            <w:webHidden/>
          </w:rPr>
          <w:fldChar w:fldCharType="separate"/>
        </w:r>
        <w:r w:rsidR="0095726D">
          <w:rPr>
            <w:noProof/>
            <w:webHidden/>
          </w:rPr>
          <w:t>27</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4" w:history="1">
        <w:r w:rsidR="00EF5532" w:rsidRPr="00E648ED">
          <w:rPr>
            <w:rStyle w:val="Hyperlink"/>
            <w:noProof/>
          </w:rPr>
          <w:t>Unified Messaging</w:t>
        </w:r>
        <w:r w:rsidR="00EF5532">
          <w:rPr>
            <w:noProof/>
            <w:webHidden/>
          </w:rPr>
          <w:tab/>
        </w:r>
        <w:r w:rsidR="00746539">
          <w:rPr>
            <w:noProof/>
            <w:webHidden/>
          </w:rPr>
          <w:fldChar w:fldCharType="begin"/>
        </w:r>
        <w:r w:rsidR="00EF5532">
          <w:rPr>
            <w:noProof/>
            <w:webHidden/>
          </w:rPr>
          <w:instrText xml:space="preserve"> PAGEREF _Toc332218304 \h </w:instrText>
        </w:r>
        <w:r w:rsidR="00746539">
          <w:rPr>
            <w:noProof/>
            <w:webHidden/>
          </w:rPr>
        </w:r>
        <w:r w:rsidR="00746539">
          <w:rPr>
            <w:noProof/>
            <w:webHidden/>
          </w:rPr>
          <w:fldChar w:fldCharType="separate"/>
        </w:r>
        <w:r w:rsidR="0095726D">
          <w:rPr>
            <w:noProof/>
            <w:webHidden/>
          </w:rPr>
          <w:t>28</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5" w:history="1">
        <w:r w:rsidR="00EF5532" w:rsidRPr="00E648ED">
          <w:rPr>
            <w:rStyle w:val="Hyperlink"/>
            <w:noProof/>
          </w:rPr>
          <w:t>Video Conferencing</w:t>
        </w:r>
        <w:r w:rsidR="00EF5532">
          <w:rPr>
            <w:noProof/>
            <w:webHidden/>
          </w:rPr>
          <w:tab/>
        </w:r>
        <w:r w:rsidR="00746539">
          <w:rPr>
            <w:noProof/>
            <w:webHidden/>
          </w:rPr>
          <w:fldChar w:fldCharType="begin"/>
        </w:r>
        <w:r w:rsidR="00EF5532">
          <w:rPr>
            <w:noProof/>
            <w:webHidden/>
          </w:rPr>
          <w:instrText xml:space="preserve"> PAGEREF _Toc332218305 \h </w:instrText>
        </w:r>
        <w:r w:rsidR="00746539">
          <w:rPr>
            <w:noProof/>
            <w:webHidden/>
          </w:rPr>
        </w:r>
        <w:r w:rsidR="00746539">
          <w:rPr>
            <w:noProof/>
            <w:webHidden/>
          </w:rPr>
          <w:fldChar w:fldCharType="separate"/>
        </w:r>
        <w:r w:rsidR="0095726D">
          <w:rPr>
            <w:noProof/>
            <w:webHidden/>
          </w:rPr>
          <w:t>30</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6" w:history="1">
        <w:r w:rsidR="00EF5532" w:rsidRPr="00E648ED">
          <w:rPr>
            <w:rStyle w:val="Hyperlink"/>
            <w:noProof/>
          </w:rPr>
          <w:t>Voice Telephony</w:t>
        </w:r>
        <w:r w:rsidR="00EF5532">
          <w:rPr>
            <w:noProof/>
            <w:webHidden/>
          </w:rPr>
          <w:tab/>
        </w:r>
        <w:r w:rsidR="00746539">
          <w:rPr>
            <w:noProof/>
            <w:webHidden/>
          </w:rPr>
          <w:fldChar w:fldCharType="begin"/>
        </w:r>
        <w:r w:rsidR="00EF5532">
          <w:rPr>
            <w:noProof/>
            <w:webHidden/>
          </w:rPr>
          <w:instrText xml:space="preserve"> PAGEREF _Toc332218306 \h </w:instrText>
        </w:r>
        <w:r w:rsidR="00746539">
          <w:rPr>
            <w:noProof/>
            <w:webHidden/>
          </w:rPr>
        </w:r>
        <w:r w:rsidR="00746539">
          <w:rPr>
            <w:noProof/>
            <w:webHidden/>
          </w:rPr>
          <w:fldChar w:fldCharType="separate"/>
        </w:r>
        <w:r w:rsidR="0095726D">
          <w:rPr>
            <w:noProof/>
            <w:webHidden/>
          </w:rPr>
          <w:t>31</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7" w:history="1">
        <w:r w:rsidR="00EF5532" w:rsidRPr="00E648ED">
          <w:rPr>
            <w:rStyle w:val="Hyperlink"/>
            <w:noProof/>
          </w:rPr>
          <w:t>Web Conferencing</w:t>
        </w:r>
        <w:r w:rsidR="00EF5532">
          <w:rPr>
            <w:noProof/>
            <w:webHidden/>
          </w:rPr>
          <w:tab/>
        </w:r>
        <w:r w:rsidR="00746539">
          <w:rPr>
            <w:noProof/>
            <w:webHidden/>
          </w:rPr>
          <w:fldChar w:fldCharType="begin"/>
        </w:r>
        <w:r w:rsidR="00EF5532">
          <w:rPr>
            <w:noProof/>
            <w:webHidden/>
          </w:rPr>
          <w:instrText xml:space="preserve"> PAGEREF _Toc332218307 \h </w:instrText>
        </w:r>
        <w:r w:rsidR="00746539">
          <w:rPr>
            <w:noProof/>
            <w:webHidden/>
          </w:rPr>
        </w:r>
        <w:r w:rsidR="00746539">
          <w:rPr>
            <w:noProof/>
            <w:webHidden/>
          </w:rPr>
          <w:fldChar w:fldCharType="separate"/>
        </w:r>
        <w:r w:rsidR="0095726D">
          <w:rPr>
            <w:noProof/>
            <w:webHidden/>
          </w:rPr>
          <w:t>33</w:t>
        </w:r>
        <w:r w:rsidR="00746539">
          <w:rPr>
            <w:noProof/>
            <w:webHidden/>
          </w:rPr>
          <w:fldChar w:fldCharType="end"/>
        </w:r>
      </w:hyperlink>
    </w:p>
    <w:p w:rsidR="00EF5532" w:rsidRDefault="00283141">
      <w:pPr>
        <w:pStyle w:val="TOC2"/>
        <w:tabs>
          <w:tab w:val="right" w:leader="dot" w:pos="9766"/>
        </w:tabs>
        <w:rPr>
          <w:rFonts w:asciiTheme="minorHAnsi" w:eastAsiaTheme="minorEastAsia" w:hAnsiTheme="minorHAnsi" w:cstheme="minorBidi"/>
          <w:noProof/>
          <w:sz w:val="22"/>
          <w:szCs w:val="22"/>
          <w:lang w:val="en-GB" w:eastAsia="en-GB"/>
        </w:rPr>
      </w:pPr>
      <w:hyperlink w:anchor="_Toc332218308" w:history="1">
        <w:r w:rsidR="00EF5532" w:rsidRPr="00E648ED">
          <w:rPr>
            <w:rStyle w:val="Hyperlink"/>
            <w:noProof/>
          </w:rPr>
          <w:t>Non-Functional</w:t>
        </w:r>
        <w:r w:rsidR="00EF5532">
          <w:rPr>
            <w:noProof/>
            <w:webHidden/>
          </w:rPr>
          <w:tab/>
        </w:r>
        <w:r w:rsidR="00746539">
          <w:rPr>
            <w:noProof/>
            <w:webHidden/>
          </w:rPr>
          <w:fldChar w:fldCharType="begin"/>
        </w:r>
        <w:r w:rsidR="00EF5532">
          <w:rPr>
            <w:noProof/>
            <w:webHidden/>
          </w:rPr>
          <w:instrText xml:space="preserve"> PAGEREF _Toc332218308 \h </w:instrText>
        </w:r>
        <w:r w:rsidR="00746539">
          <w:rPr>
            <w:noProof/>
            <w:webHidden/>
          </w:rPr>
        </w:r>
        <w:r w:rsidR="00746539">
          <w:rPr>
            <w:noProof/>
            <w:webHidden/>
          </w:rPr>
          <w:fldChar w:fldCharType="separate"/>
        </w:r>
        <w:r w:rsidR="0095726D">
          <w:rPr>
            <w:noProof/>
            <w:webHidden/>
          </w:rPr>
          <w:t>35</w:t>
        </w:r>
        <w:r w:rsidR="00746539">
          <w:rPr>
            <w:noProof/>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309" w:history="1">
        <w:r w:rsidR="00EF5532" w:rsidRPr="00E648ED">
          <w:rPr>
            <w:rStyle w:val="Hyperlink"/>
          </w:rPr>
          <w:t>Functional specifications</w:t>
        </w:r>
        <w:r w:rsidR="00EF5532">
          <w:rPr>
            <w:webHidden/>
          </w:rPr>
          <w:tab/>
        </w:r>
        <w:r w:rsidR="00746539">
          <w:rPr>
            <w:webHidden/>
          </w:rPr>
          <w:fldChar w:fldCharType="begin"/>
        </w:r>
        <w:r w:rsidR="00EF5532">
          <w:rPr>
            <w:webHidden/>
          </w:rPr>
          <w:instrText xml:space="preserve"> PAGEREF _Toc332218309 \h </w:instrText>
        </w:r>
        <w:r w:rsidR="00746539">
          <w:rPr>
            <w:webHidden/>
          </w:rPr>
        </w:r>
        <w:r w:rsidR="00746539">
          <w:rPr>
            <w:webHidden/>
          </w:rPr>
          <w:fldChar w:fldCharType="separate"/>
        </w:r>
        <w:r w:rsidR="0095726D">
          <w:rPr>
            <w:webHidden/>
          </w:rPr>
          <w:t>40</w:t>
        </w:r>
        <w:r w:rsidR="00746539">
          <w:rPr>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310" w:history="1">
        <w:r w:rsidR="00EF5532" w:rsidRPr="00E648ED">
          <w:rPr>
            <w:rStyle w:val="Hyperlink"/>
          </w:rPr>
          <w:t>Design elements (completed with Application Engineering)</w:t>
        </w:r>
        <w:r w:rsidR="00EF5532">
          <w:rPr>
            <w:webHidden/>
          </w:rPr>
          <w:tab/>
        </w:r>
        <w:r w:rsidR="00746539">
          <w:rPr>
            <w:webHidden/>
          </w:rPr>
          <w:fldChar w:fldCharType="begin"/>
        </w:r>
        <w:r w:rsidR="00EF5532">
          <w:rPr>
            <w:webHidden/>
          </w:rPr>
          <w:instrText xml:space="preserve"> PAGEREF _Toc332218310 \h </w:instrText>
        </w:r>
        <w:r w:rsidR="00746539">
          <w:rPr>
            <w:webHidden/>
          </w:rPr>
        </w:r>
        <w:r w:rsidR="00746539">
          <w:rPr>
            <w:webHidden/>
          </w:rPr>
          <w:fldChar w:fldCharType="separate"/>
        </w:r>
        <w:r w:rsidR="0095726D">
          <w:rPr>
            <w:webHidden/>
          </w:rPr>
          <w:t>40</w:t>
        </w:r>
        <w:r w:rsidR="00746539">
          <w:rPr>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311" w:history="1">
        <w:r w:rsidR="00EF5532" w:rsidRPr="00E648ED">
          <w:rPr>
            <w:rStyle w:val="Hyperlink"/>
          </w:rPr>
          <w:t>Dependencies</w:t>
        </w:r>
        <w:r w:rsidR="00EF5532">
          <w:rPr>
            <w:webHidden/>
          </w:rPr>
          <w:tab/>
        </w:r>
        <w:r w:rsidR="00746539">
          <w:rPr>
            <w:webHidden/>
          </w:rPr>
          <w:fldChar w:fldCharType="begin"/>
        </w:r>
        <w:r w:rsidR="00EF5532">
          <w:rPr>
            <w:webHidden/>
          </w:rPr>
          <w:instrText xml:space="preserve"> PAGEREF _Toc332218311 \h </w:instrText>
        </w:r>
        <w:r w:rsidR="00746539">
          <w:rPr>
            <w:webHidden/>
          </w:rPr>
        </w:r>
        <w:r w:rsidR="00746539">
          <w:rPr>
            <w:webHidden/>
          </w:rPr>
          <w:fldChar w:fldCharType="separate"/>
        </w:r>
        <w:r w:rsidR="0095726D">
          <w:rPr>
            <w:webHidden/>
          </w:rPr>
          <w:t>40</w:t>
        </w:r>
        <w:r w:rsidR="00746539">
          <w:rPr>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312" w:history="1">
        <w:r w:rsidR="00EF5532" w:rsidRPr="00E648ED">
          <w:rPr>
            <w:rStyle w:val="Hyperlink"/>
          </w:rPr>
          <w:t>Risks</w:t>
        </w:r>
        <w:r w:rsidR="00EF5532">
          <w:rPr>
            <w:webHidden/>
          </w:rPr>
          <w:tab/>
        </w:r>
        <w:r w:rsidR="00746539">
          <w:rPr>
            <w:webHidden/>
          </w:rPr>
          <w:fldChar w:fldCharType="begin"/>
        </w:r>
        <w:r w:rsidR="00EF5532">
          <w:rPr>
            <w:webHidden/>
          </w:rPr>
          <w:instrText xml:space="preserve"> PAGEREF _Toc332218312 \h </w:instrText>
        </w:r>
        <w:r w:rsidR="00746539">
          <w:rPr>
            <w:webHidden/>
          </w:rPr>
        </w:r>
        <w:r w:rsidR="00746539">
          <w:rPr>
            <w:webHidden/>
          </w:rPr>
          <w:fldChar w:fldCharType="separate"/>
        </w:r>
        <w:r w:rsidR="0095726D">
          <w:rPr>
            <w:webHidden/>
          </w:rPr>
          <w:t>40</w:t>
        </w:r>
        <w:r w:rsidR="00746539">
          <w:rPr>
            <w:webHidden/>
          </w:rPr>
          <w:fldChar w:fldCharType="end"/>
        </w:r>
      </w:hyperlink>
    </w:p>
    <w:p w:rsidR="00EF5532" w:rsidRDefault="00283141">
      <w:pPr>
        <w:pStyle w:val="TOC1"/>
        <w:rPr>
          <w:rFonts w:asciiTheme="minorHAnsi" w:eastAsiaTheme="minorEastAsia" w:hAnsiTheme="minorHAnsi" w:cstheme="minorBidi"/>
          <w:b w:val="0"/>
          <w:sz w:val="22"/>
          <w:szCs w:val="22"/>
          <w:lang w:val="en-GB" w:eastAsia="en-GB"/>
        </w:rPr>
      </w:pPr>
      <w:hyperlink w:anchor="_Toc332218313" w:history="1">
        <w:r w:rsidR="00EF5532" w:rsidRPr="00E648ED">
          <w:rPr>
            <w:rStyle w:val="Hyperlink"/>
          </w:rPr>
          <w:t>Open items</w:t>
        </w:r>
        <w:r w:rsidR="00EF5532">
          <w:rPr>
            <w:webHidden/>
          </w:rPr>
          <w:tab/>
        </w:r>
        <w:r w:rsidR="00746539">
          <w:rPr>
            <w:webHidden/>
          </w:rPr>
          <w:fldChar w:fldCharType="begin"/>
        </w:r>
        <w:r w:rsidR="00EF5532">
          <w:rPr>
            <w:webHidden/>
          </w:rPr>
          <w:instrText xml:space="preserve"> PAGEREF _Toc332218313 \h </w:instrText>
        </w:r>
        <w:r w:rsidR="00746539">
          <w:rPr>
            <w:webHidden/>
          </w:rPr>
        </w:r>
        <w:r w:rsidR="00746539">
          <w:rPr>
            <w:webHidden/>
          </w:rPr>
          <w:fldChar w:fldCharType="separate"/>
        </w:r>
        <w:r w:rsidR="0095726D">
          <w:rPr>
            <w:webHidden/>
          </w:rPr>
          <w:t>41</w:t>
        </w:r>
        <w:r w:rsidR="00746539">
          <w:rPr>
            <w:webHidden/>
          </w:rPr>
          <w:fldChar w:fldCharType="end"/>
        </w:r>
      </w:hyperlink>
    </w:p>
    <w:p w:rsidR="007A5839" w:rsidRDefault="00746539" w:rsidP="00DF7346">
      <w:pPr>
        <w:pStyle w:val="Subhead1"/>
        <w:numPr>
          <w:ilvl w:val="0"/>
          <w:numId w:val="0"/>
        </w:numPr>
        <w:rPr>
          <w:rFonts w:ascii="EYInterstate Light" w:hAnsi="EYInterstate Light"/>
          <w:b w:val="0"/>
          <w:noProof/>
          <w:color w:val="auto"/>
          <w:sz w:val="24"/>
          <w:szCs w:val="24"/>
        </w:rPr>
      </w:pPr>
      <w:r>
        <w:rPr>
          <w:rFonts w:ascii="EYInterstate Light" w:hAnsi="EYInterstate Light"/>
          <w:b w:val="0"/>
          <w:bCs w:val="0"/>
          <w:noProof/>
          <w:color w:val="auto"/>
          <w:sz w:val="24"/>
          <w:szCs w:val="24"/>
        </w:rPr>
        <w:fldChar w:fldCharType="end"/>
      </w:r>
    </w:p>
    <w:p w:rsidR="007A5839" w:rsidRDefault="007A5839">
      <w:pPr>
        <w:rPr>
          <w:rFonts w:ascii="EYInterstate Light" w:hAnsi="EYInterstate Light"/>
          <w:bCs/>
          <w:noProof/>
        </w:rPr>
      </w:pPr>
      <w:r>
        <w:rPr>
          <w:rFonts w:ascii="EYInterstate Light" w:hAnsi="EYInterstate Light"/>
          <w:b/>
          <w:noProof/>
        </w:rPr>
        <w:br w:type="page"/>
      </w:r>
    </w:p>
    <w:p w:rsidR="00563980" w:rsidRDefault="00563980" w:rsidP="00DF7346">
      <w:pPr>
        <w:pStyle w:val="Subhead1"/>
        <w:numPr>
          <w:ilvl w:val="0"/>
          <w:numId w:val="0"/>
        </w:numPr>
        <w:sectPr w:rsidR="00563980" w:rsidSect="00E2479B">
          <w:headerReference w:type="default" r:id="rId13"/>
          <w:footerReference w:type="default" r:id="rId14"/>
          <w:headerReference w:type="first" r:id="rId15"/>
          <w:footerReference w:type="first" r:id="rId16"/>
          <w:pgSz w:w="11907" w:h="16840" w:code="9"/>
          <w:pgMar w:top="720" w:right="763" w:bottom="1426" w:left="1368" w:header="720" w:footer="1340" w:gutter="0"/>
          <w:cols w:space="708"/>
          <w:docGrid w:linePitch="360"/>
        </w:sectPr>
      </w:pPr>
    </w:p>
    <w:p w:rsidR="00DF7346" w:rsidRDefault="00DF7346" w:rsidP="00DF7346">
      <w:pPr>
        <w:pStyle w:val="Subhead1"/>
        <w:numPr>
          <w:ilvl w:val="0"/>
          <w:numId w:val="0"/>
        </w:numPr>
      </w:pPr>
    </w:p>
    <w:p w:rsidR="005804C7" w:rsidRPr="00470C95" w:rsidRDefault="00DF7346" w:rsidP="00470C95">
      <w:pPr>
        <w:pStyle w:val="EYHeading1"/>
      </w:pPr>
      <w:bookmarkStart w:id="23" w:name="_Toc332218279"/>
      <w:r w:rsidRPr="00470C95">
        <w:t>Introduction and Background</w:t>
      </w:r>
      <w:bookmarkEnd w:id="23"/>
    </w:p>
    <w:p w:rsidR="001E308D" w:rsidRDefault="009D6400" w:rsidP="00541FBC">
      <w:pPr>
        <w:pStyle w:val="EYBodyText"/>
      </w:pPr>
      <w:r>
        <w:t xml:space="preserve">This document specifies the requirements for </w:t>
      </w:r>
      <w:r w:rsidR="00541FBC">
        <w:t>Lync Phase 1</w:t>
      </w:r>
      <w:r w:rsidR="00175D9A">
        <w:t>.</w:t>
      </w:r>
      <w:r>
        <w:t xml:space="preserve">  </w:t>
      </w:r>
    </w:p>
    <w:p w:rsidR="00971F68" w:rsidRDefault="00971F68" w:rsidP="00CE1C0F">
      <w:pPr>
        <w:pStyle w:val="EYBodyText"/>
      </w:pPr>
      <w:r>
        <w:t>Out of scope for this document are mobile phone clients</w:t>
      </w:r>
      <w:r w:rsidR="00541FBC">
        <w:t>, Unified Messaging, Federated Video and Voice, Video integration with EY systems such as Tandberg</w:t>
      </w:r>
      <w:r>
        <w:t>.</w:t>
      </w:r>
      <w:r w:rsidR="002C1CD1">
        <w:t xml:space="preserve"> </w:t>
      </w:r>
    </w:p>
    <w:p w:rsidR="0058123B" w:rsidRDefault="0058123B" w:rsidP="0058123B">
      <w:pPr>
        <w:pStyle w:val="EYBodyText"/>
      </w:pPr>
      <w:r>
        <w:t xml:space="preserve">All requirements have been uploaded into </w:t>
      </w:r>
      <w:r w:rsidR="00AF1F49">
        <w:t xml:space="preserve">the </w:t>
      </w:r>
      <w:r w:rsidR="00541FBC">
        <w:t xml:space="preserve">Application Lifecycle Management (ALM ) </w:t>
      </w:r>
      <w:r>
        <w:t xml:space="preserve"> </w:t>
      </w:r>
      <w:r w:rsidR="00AF1F49">
        <w:t xml:space="preserve">requirements repository </w:t>
      </w:r>
      <w:r>
        <w:t xml:space="preserve">and can be located using their </w:t>
      </w:r>
      <w:r w:rsidR="00541FBC">
        <w:t xml:space="preserve">Name or ALM </w:t>
      </w:r>
      <w:r w:rsidR="00E570FB">
        <w:t xml:space="preserve">Requirement </w:t>
      </w:r>
      <w:r w:rsidR="00541FBC">
        <w:t>ID</w:t>
      </w:r>
      <w:r>
        <w:t xml:space="preserve">.  The requirements have been categorized into </w:t>
      </w:r>
      <w:r w:rsidR="00BE008C">
        <w:t>2</w:t>
      </w:r>
      <w:r>
        <w:t xml:space="preserve"> </w:t>
      </w:r>
      <w:r w:rsidR="00EF5532">
        <w:t xml:space="preserve">releases </w:t>
      </w:r>
      <w:r w:rsidR="00F3397B">
        <w:t>within</w:t>
      </w:r>
      <w:r w:rsidR="00EF5532">
        <w:t xml:space="preserve"> each phase</w:t>
      </w:r>
      <w:r>
        <w:t xml:space="preserve"> </w:t>
      </w:r>
      <w:r w:rsidR="00EF5532">
        <w:t xml:space="preserve">in ALM </w:t>
      </w:r>
      <w:r>
        <w:t>for testing purposes:</w:t>
      </w:r>
    </w:p>
    <w:p w:rsidR="00403B5E" w:rsidRDefault="0058123B" w:rsidP="00390088">
      <w:pPr>
        <w:pStyle w:val="EYBodyText"/>
        <w:numPr>
          <w:ilvl w:val="0"/>
          <w:numId w:val="8"/>
        </w:numPr>
      </w:pPr>
      <w:r>
        <w:t xml:space="preserve">Ernst and Young Specific Requirements </w:t>
      </w:r>
      <w:r w:rsidR="00403B5E">
        <w:t>or overlap to Ernst and Young specific development effort – will be proven first in the QA environment and thereafter in the pilot environment</w:t>
      </w:r>
    </w:p>
    <w:p w:rsidR="0058123B" w:rsidRDefault="00403B5E" w:rsidP="00390088">
      <w:pPr>
        <w:pStyle w:val="EYBodyText"/>
        <w:numPr>
          <w:ilvl w:val="0"/>
          <w:numId w:val="8"/>
        </w:numPr>
      </w:pPr>
      <w:r>
        <w:t>C</w:t>
      </w:r>
      <w:r w:rsidR="0058123B">
        <w:t xml:space="preserve">onfiguration based Requirements that need to be tested to ensure that the product is correctly configured </w:t>
      </w:r>
      <w:r>
        <w:t xml:space="preserve">or standard Lync functionality expected to work out of the box </w:t>
      </w:r>
      <w:r w:rsidR="0058123B">
        <w:t xml:space="preserve">– </w:t>
      </w:r>
      <w:r>
        <w:t>Will be proven in the pilot environment first.</w:t>
      </w:r>
    </w:p>
    <w:p w:rsidR="00B763E4" w:rsidRDefault="00B763E4" w:rsidP="00B763E4">
      <w:pPr>
        <w:pStyle w:val="EYBodyText"/>
      </w:pPr>
      <w:r>
        <w:t xml:space="preserve">This requirements specification is based on Ernst and Young’s standard Template.  The sections covering use case and user interface design have not been included as project activity is focused on configuration rather than software development.  In these circumstances the User Case and user interface specification add little or no value to the specification of the requirements.  </w:t>
      </w:r>
    </w:p>
    <w:p w:rsidR="000778B6" w:rsidRDefault="00810418" w:rsidP="00B763E4">
      <w:pPr>
        <w:pStyle w:val="EYBodyText"/>
      </w:pPr>
      <w:r>
        <w:t>Requirements have been allocated a unique name to assist with grouping and tracing requirements. The convention is LY-XXX-YYY-NNN where X</w:t>
      </w:r>
      <w:r w:rsidR="002C1CD1">
        <w:t>X</w:t>
      </w:r>
      <w:r>
        <w:t xml:space="preserve">X relates to the functional area for the requirement, YYY is an optional functional sub-area and NNN is a number 001 to 999, unique within sub-area. </w:t>
      </w:r>
      <w:r w:rsidR="000778B6">
        <w:t xml:space="preserve"> This is in addition to the system generated, unique </w:t>
      </w:r>
      <w:r w:rsidR="002C1CD1">
        <w:t xml:space="preserve">ALM </w:t>
      </w:r>
      <w:r w:rsidR="000778B6">
        <w:t>Requirement ID.</w:t>
      </w:r>
    </w:p>
    <w:p w:rsidR="00810418" w:rsidRDefault="00810418" w:rsidP="00B763E4">
      <w:pPr>
        <w:pStyle w:val="EYBodyText"/>
        <w:rPr>
          <w:rStyle w:val="TDContents"/>
        </w:rPr>
      </w:pPr>
      <w:r>
        <w:t xml:space="preserve">E.g. </w:t>
      </w:r>
      <w:r w:rsidRPr="00D27256">
        <w:rPr>
          <w:rStyle w:val="TDContents"/>
        </w:rPr>
        <w:t>LY-CE-EXCHOUT-001</w:t>
      </w:r>
      <w:r>
        <w:rPr>
          <w:rStyle w:val="TDContents"/>
        </w:rPr>
        <w:t xml:space="preserve"> is </w:t>
      </w:r>
      <w:r w:rsidR="000778B6">
        <w:rPr>
          <w:rStyle w:val="TDContents"/>
        </w:rPr>
        <w:t>Co-existence, Exchange outlook, req 1</w:t>
      </w:r>
    </w:p>
    <w:p w:rsidR="00886213" w:rsidRDefault="00886213" w:rsidP="00B763E4">
      <w:pPr>
        <w:pStyle w:val="EYBodyText"/>
      </w:pPr>
      <w:r>
        <w:rPr>
          <w:rStyle w:val="TDContents"/>
        </w:rPr>
        <w:t xml:space="preserve">Where the requirement name reads LY-MMM-PARM-NNN this indicates a requirement has been derived from configuration parameter settings for a particular functional area. E.g. </w:t>
      </w:r>
      <w:r w:rsidRPr="00886213">
        <w:rPr>
          <w:rStyle w:val="TDContents"/>
        </w:rPr>
        <w:t>LY-VC-PARM-002 Disable Full screen Video</w:t>
      </w:r>
      <w:r>
        <w:rPr>
          <w:rStyle w:val="TDContents"/>
        </w:rPr>
        <w:t xml:space="preserve"> refers to a client  configuration setting for video conferencing behaviour.</w:t>
      </w:r>
    </w:p>
    <w:p w:rsidR="00EF5532" w:rsidRPr="00F01B4C" w:rsidRDefault="00EF5532" w:rsidP="00EF5532">
      <w:pPr>
        <w:pStyle w:val="EYHeading1"/>
      </w:pPr>
      <w:bookmarkStart w:id="24" w:name="_Toc332218280"/>
      <w:r w:rsidRPr="00F01B4C">
        <w:t xml:space="preserve">Scope </w:t>
      </w:r>
      <w:r>
        <w:t>exclusions</w:t>
      </w:r>
      <w:bookmarkEnd w:id="24"/>
    </w:p>
    <w:p w:rsidR="00EF5532" w:rsidRDefault="00EF5532" w:rsidP="00EF5532">
      <w:pPr>
        <w:pStyle w:val="EYBodyText"/>
      </w:pPr>
      <w:r>
        <w:t>The following items have been determined to be out-of-scope for this specification:</w:t>
      </w:r>
    </w:p>
    <w:p w:rsidR="00EF5532" w:rsidRDefault="00EF5532" w:rsidP="00EF5532">
      <w:pPr>
        <w:pStyle w:val="EYBodyTextBullet1"/>
      </w:pPr>
      <w:r>
        <w:t>Details of some of the security related requirements which will be subject of a separate Infosec document.</w:t>
      </w:r>
    </w:p>
    <w:p w:rsidR="00EF5532" w:rsidRDefault="00EF5532" w:rsidP="00EF5532">
      <w:pPr>
        <w:pStyle w:val="EYBodyTextBullet1"/>
      </w:pPr>
      <w:r>
        <w:t>Blackberry, Android and Apple mobile phone clients are not discussed in this document; If they come into scope they will be covered in a later version of this document</w:t>
      </w:r>
    </w:p>
    <w:p w:rsidR="00EF5532" w:rsidRDefault="00EF5532" w:rsidP="00EF5532">
      <w:pPr>
        <w:pStyle w:val="EYBodyTextBullet1"/>
      </w:pPr>
      <w:r>
        <w:t>Unified messaging, Federated Video and Voice and Video integration with EY systems such as Tandberg will be delivered in phase 2 so whilst some requirements for these functions have been captured in the course of determining Phase 1 requirements, detailed requirements will be determined for Phase 2 of Lync.</w:t>
      </w:r>
    </w:p>
    <w:p w:rsidR="00EF5532" w:rsidRPr="00F01B4C" w:rsidRDefault="00EF5532" w:rsidP="00EF5532">
      <w:pPr>
        <w:pStyle w:val="EYHeading1"/>
      </w:pPr>
      <w:bookmarkStart w:id="25" w:name="_Toc332218281"/>
      <w:r>
        <w:t>Assumptions</w:t>
      </w:r>
      <w:bookmarkEnd w:id="25"/>
    </w:p>
    <w:p w:rsidR="00EF5532" w:rsidRDefault="00EF5532" w:rsidP="00EF5532">
      <w:pPr>
        <w:pStyle w:val="EYBodyText"/>
      </w:pPr>
      <w:r>
        <w:t>The following assumptions are associated with the specification of this feature:</w:t>
      </w:r>
    </w:p>
    <w:p w:rsidR="007A5839" w:rsidRPr="00EF5532" w:rsidRDefault="00EF5532" w:rsidP="00EF5532">
      <w:pPr>
        <w:pStyle w:val="EYBodyTextBullet1"/>
      </w:pPr>
      <w:r w:rsidRPr="00C96D2E">
        <w:t xml:space="preserve">The requirements described are not intended as an exhaustive functional description of the applications because it is assumed that Microsoft </w:t>
      </w:r>
      <w:r>
        <w:t>Lync is a mature application</w:t>
      </w:r>
      <w:r w:rsidRPr="00C96D2E">
        <w:t xml:space="preserve"> that operate</w:t>
      </w:r>
      <w:r>
        <w:t>s</w:t>
      </w:r>
      <w:r w:rsidRPr="00C96D2E">
        <w:t xml:space="preserve"> successfully.  Instead it is the intention of this document to identify configuration choices and custom Ernst and Young requirements that need to be tested.  In addition, requirements describing out of the box functionality have been included where they put the test</w:t>
      </w:r>
      <w:r>
        <w:t>able requirements into context.</w:t>
      </w:r>
      <w:r w:rsidR="007A5839">
        <w:br w:type="page"/>
      </w:r>
    </w:p>
    <w:p w:rsidR="00563980" w:rsidRDefault="00563980" w:rsidP="00470C95">
      <w:pPr>
        <w:pStyle w:val="EYHeading1"/>
        <w:sectPr w:rsidR="00563980" w:rsidSect="002959CA">
          <w:headerReference w:type="first" r:id="rId17"/>
          <w:pgSz w:w="11907" w:h="16840" w:code="9"/>
          <w:pgMar w:top="720" w:right="763" w:bottom="1426" w:left="1368" w:header="720" w:footer="1341" w:gutter="0"/>
          <w:cols w:space="708"/>
          <w:docGrid w:linePitch="360"/>
        </w:sectPr>
      </w:pPr>
    </w:p>
    <w:p w:rsidR="0046110B" w:rsidRDefault="00D26572" w:rsidP="00470C95">
      <w:pPr>
        <w:pStyle w:val="EYHeading1"/>
      </w:pPr>
      <w:bookmarkStart w:id="26" w:name="_Toc332218282"/>
      <w:r>
        <w:t>Requirement traceability</w:t>
      </w:r>
      <w:bookmarkEnd w:id="26"/>
    </w:p>
    <w:p w:rsidR="000778B6" w:rsidRDefault="000778B6" w:rsidP="000778B6">
      <w:pPr>
        <w:pStyle w:val="EYBodyText"/>
      </w:pPr>
      <w:r>
        <w:t>A Vision and scope document was produced by Microsoft at the beginning of this project. Below is the traceability from those Vision and scope requirements to the functional requirements.</w:t>
      </w:r>
      <w:r w:rsidR="00BE420B">
        <w:t xml:space="preserve"> </w:t>
      </w:r>
      <w:r w:rsidR="00BE008C">
        <w:t>Additional</w:t>
      </w:r>
      <w:r w:rsidR="00BE420B">
        <w:t xml:space="preserve"> to the Vision and Scope document, </w:t>
      </w:r>
      <w:r w:rsidR="00BE008C">
        <w:t>detailed functional requirements have been derived, primarily related to configuration decisions, to allow the QA team to construct tests to demonstrate correct configuratio</w:t>
      </w:r>
      <w:r w:rsidR="00204D48">
        <w:t>n of the product for Ernst and Y</w:t>
      </w:r>
      <w:r w:rsidR="00BE008C">
        <w:t>oung.</w:t>
      </w:r>
      <w:r w:rsidR="005329A8">
        <w:t xml:space="preserve"> This document can be found here: </w:t>
      </w:r>
      <w:r w:rsidR="005329A8" w:rsidRPr="005329A8">
        <w:t>http://sp.ey.net/msibm/MC%20Program/Program%20Management/Envisioning%20Scope%20and%20Vision/Vision%20Scope%20for%20Lync%20-%20Final.docx</w:t>
      </w:r>
    </w:p>
    <w:p w:rsidR="00163920" w:rsidRPr="00470C95" w:rsidRDefault="00DA0F75" w:rsidP="00470C95">
      <w:pPr>
        <w:pStyle w:val="EYHeading2"/>
      </w:pPr>
      <w:bookmarkStart w:id="27" w:name="_Toc332218283"/>
      <w:r w:rsidRPr="00470C95">
        <w:t>Phase 1 Vision and Scope requirements</w:t>
      </w:r>
      <w:bookmarkEnd w:id="27"/>
    </w:p>
    <w:p w:rsidR="00DA0F75" w:rsidRPr="00470C95" w:rsidRDefault="00DA0F75" w:rsidP="00470C95">
      <w:pPr>
        <w:pStyle w:val="EYHeading3"/>
      </w:pPr>
      <w:bookmarkStart w:id="28" w:name="_Toc332218284"/>
      <w:r w:rsidRPr="00470C95">
        <w:t>Business</w:t>
      </w:r>
      <w:r w:rsidR="00F37C92" w:rsidRPr="00470C95">
        <w:t xml:space="preserve"> Requirements</w:t>
      </w:r>
      <w:bookmarkEnd w:id="28"/>
    </w:p>
    <w:tbl>
      <w:tblPr>
        <w:tblW w:w="497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534"/>
        <w:gridCol w:w="918"/>
        <w:gridCol w:w="2326"/>
        <w:gridCol w:w="4154"/>
      </w:tblGrid>
      <w:tr w:rsidR="00FE69D1" w:rsidTr="00197C88">
        <w:trPr>
          <w:cantSplit/>
          <w:trHeight w:val="440"/>
          <w:tblHeader/>
        </w:trPr>
        <w:tc>
          <w:tcPr>
            <w:tcW w:w="1276" w:type="pct"/>
            <w:shd w:val="clear" w:color="4F81BD" w:fill="BFBFBF" w:themeFill="background1" w:themeFillShade="BF"/>
            <w:hideMark/>
          </w:tcPr>
          <w:p w:rsidR="00FE69D1" w:rsidRDefault="00FE69D1">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462" w:type="pct"/>
            <w:shd w:val="clear" w:color="4F81BD" w:fill="BFBFBF" w:themeFill="background1" w:themeFillShade="BF"/>
          </w:tcPr>
          <w:p w:rsidR="00FE69D1" w:rsidRDefault="00FE69D1" w:rsidP="00197C88">
            <w:pPr>
              <w:jc w:val="center"/>
              <w:rPr>
                <w:rFonts w:ascii="Arial" w:hAnsi="Arial" w:cs="Arial"/>
                <w:b/>
                <w:bCs/>
                <w:color w:val="FFFFFF"/>
                <w:sz w:val="20"/>
                <w:szCs w:val="20"/>
              </w:rPr>
            </w:pPr>
            <w:r>
              <w:rPr>
                <w:rFonts w:ascii="Arial" w:hAnsi="Arial" w:cs="Arial"/>
                <w:b/>
                <w:bCs/>
                <w:color w:val="FFFFFF"/>
                <w:sz w:val="20"/>
                <w:szCs w:val="20"/>
              </w:rPr>
              <w:t>Phase</w:t>
            </w:r>
          </w:p>
        </w:tc>
        <w:tc>
          <w:tcPr>
            <w:tcW w:w="1171" w:type="pct"/>
            <w:shd w:val="clear" w:color="4F81BD" w:fill="BFBFBF" w:themeFill="background1" w:themeFillShade="BF"/>
            <w:hideMark/>
          </w:tcPr>
          <w:p w:rsidR="00FE69D1" w:rsidRDefault="00FE69D1">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091" w:type="pct"/>
            <w:shd w:val="clear" w:color="4F81BD" w:fill="BFBFBF" w:themeFill="background1" w:themeFillShade="BF"/>
          </w:tcPr>
          <w:p w:rsidR="00FE69D1" w:rsidRDefault="00FE69D1">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FE69D1" w:rsidRPr="00DA0F75" w:rsidTr="00197C88">
        <w:trPr>
          <w:cantSplit/>
          <w:trHeight w:val="810"/>
        </w:trPr>
        <w:tc>
          <w:tcPr>
            <w:tcW w:w="1276" w:type="pct"/>
            <w:shd w:val="clear" w:color="auto" w:fill="auto"/>
            <w:hideMark/>
          </w:tcPr>
          <w:p w:rsidR="00FE69D1" w:rsidRPr="00DA0F75" w:rsidRDefault="00FE69D1" w:rsidP="00DA0F75">
            <w:pPr>
              <w:rPr>
                <w:rFonts w:ascii="Arial" w:hAnsi="Arial" w:cs="Arial"/>
                <w:color w:val="000000"/>
                <w:sz w:val="20"/>
                <w:szCs w:val="20"/>
              </w:rPr>
            </w:pPr>
            <w:r>
              <w:rPr>
                <w:rFonts w:ascii="Arial" w:hAnsi="Arial" w:cs="Arial"/>
                <w:color w:val="000000"/>
                <w:sz w:val="20"/>
                <w:szCs w:val="20"/>
              </w:rPr>
              <w:t xml:space="preserve">LYBR-NF-AP-001 </w:t>
            </w:r>
            <w:r w:rsidRPr="00DA0F75">
              <w:rPr>
                <w:rFonts w:ascii="Arial" w:hAnsi="Arial" w:cs="Arial"/>
                <w:color w:val="000000"/>
                <w:sz w:val="20"/>
                <w:szCs w:val="20"/>
              </w:rPr>
              <w:t>Automatic enabling of AD for Lync</w:t>
            </w:r>
          </w:p>
        </w:tc>
        <w:tc>
          <w:tcPr>
            <w:tcW w:w="462" w:type="pct"/>
          </w:tcPr>
          <w:p w:rsidR="00FE69D1" w:rsidRPr="00DA0F75" w:rsidRDefault="00FE69D1" w:rsidP="00197C88">
            <w:pPr>
              <w:jc w:val="center"/>
              <w:rPr>
                <w:rFonts w:ascii="Arial" w:hAnsi="Arial" w:cs="Arial"/>
                <w:color w:val="000000"/>
                <w:sz w:val="20"/>
                <w:szCs w:val="20"/>
              </w:rPr>
            </w:pPr>
            <w:r>
              <w:rPr>
                <w:rFonts w:ascii="Arial" w:hAnsi="Arial" w:cs="Arial"/>
                <w:color w:val="000000"/>
                <w:sz w:val="20"/>
                <w:szCs w:val="20"/>
              </w:rPr>
              <w:t>1</w:t>
            </w:r>
          </w:p>
        </w:tc>
        <w:tc>
          <w:tcPr>
            <w:tcW w:w="1171" w:type="pct"/>
            <w:shd w:val="clear" w:color="auto" w:fill="auto"/>
            <w:hideMark/>
          </w:tcPr>
          <w:p w:rsidR="00EF3B36" w:rsidRDefault="00EF3B36" w:rsidP="00DA0F75">
            <w:pPr>
              <w:rPr>
                <w:ins w:id="29" w:author="Ally Ward" w:date="2013-01-09T17:55:00Z"/>
                <w:rFonts w:ascii="Arial" w:hAnsi="Arial" w:cs="Arial"/>
                <w:color w:val="000000"/>
                <w:sz w:val="20"/>
                <w:szCs w:val="20"/>
              </w:rPr>
            </w:pPr>
            <w:ins w:id="30" w:author="Ally Ward" w:date="2013-01-09T15:18:00Z">
              <w:r>
                <w:rPr>
                  <w:rFonts w:ascii="Arial" w:hAnsi="Arial" w:cs="Arial"/>
                  <w:color w:val="000000"/>
                  <w:sz w:val="20"/>
                  <w:szCs w:val="20"/>
                </w:rPr>
                <w:t>LY-NF</w:t>
              </w:r>
            </w:ins>
            <w:ins w:id="31" w:author="Ally Ward" w:date="2013-01-09T15:19:00Z">
              <w:r>
                <w:rPr>
                  <w:rFonts w:ascii="Arial" w:hAnsi="Arial" w:cs="Arial"/>
                  <w:color w:val="000000"/>
                  <w:sz w:val="20"/>
                  <w:szCs w:val="20"/>
                </w:rPr>
                <w:t>-CA-001</w:t>
              </w:r>
            </w:ins>
          </w:p>
          <w:p w:rsidR="005D414B" w:rsidRDefault="005D414B" w:rsidP="00DA0F75">
            <w:pPr>
              <w:rPr>
                <w:ins w:id="32" w:author="Ally Ward" w:date="2013-01-09T17:55:00Z"/>
                <w:rFonts w:ascii="Arial" w:hAnsi="Arial" w:cs="Arial"/>
                <w:color w:val="000000"/>
                <w:sz w:val="20"/>
                <w:szCs w:val="20"/>
              </w:rPr>
            </w:pPr>
            <w:ins w:id="33" w:author="Ally Ward" w:date="2013-01-09T17:55:00Z">
              <w:r w:rsidRPr="005D414B">
                <w:rPr>
                  <w:rFonts w:ascii="Arial" w:hAnsi="Arial" w:cs="Arial"/>
                  <w:color w:val="000000"/>
                  <w:sz w:val="20"/>
                  <w:szCs w:val="20"/>
                </w:rPr>
                <w:t>LY-NF-CA-002</w:t>
              </w:r>
            </w:ins>
          </w:p>
          <w:p w:rsidR="005D414B" w:rsidRDefault="005D414B" w:rsidP="00DA0F75">
            <w:pPr>
              <w:rPr>
                <w:ins w:id="34" w:author="Ally Ward" w:date="2013-01-09T17:56:00Z"/>
                <w:rFonts w:ascii="Arial" w:hAnsi="Arial" w:cs="Arial"/>
                <w:color w:val="000000"/>
                <w:sz w:val="20"/>
                <w:szCs w:val="20"/>
              </w:rPr>
            </w:pPr>
            <w:ins w:id="35" w:author="Ally Ward" w:date="2013-01-09T17:55:00Z">
              <w:r w:rsidRPr="005D414B">
                <w:rPr>
                  <w:rFonts w:ascii="Arial" w:hAnsi="Arial" w:cs="Arial"/>
                  <w:color w:val="000000"/>
                  <w:sz w:val="20"/>
                  <w:szCs w:val="20"/>
                </w:rPr>
                <w:t xml:space="preserve">LY-NF-CA-003 </w:t>
              </w:r>
            </w:ins>
          </w:p>
          <w:p w:rsidR="005D414B" w:rsidRDefault="005D414B" w:rsidP="00DA0F75">
            <w:pPr>
              <w:rPr>
                <w:ins w:id="36" w:author="Ally Ward" w:date="2013-01-09T17:56:00Z"/>
                <w:rFonts w:ascii="Arial" w:hAnsi="Arial" w:cs="Arial"/>
                <w:color w:val="000000"/>
                <w:sz w:val="20"/>
                <w:szCs w:val="20"/>
              </w:rPr>
            </w:pPr>
            <w:ins w:id="37" w:author="Ally Ward" w:date="2013-01-09T17:56:00Z">
              <w:r w:rsidRPr="005D414B">
                <w:rPr>
                  <w:rFonts w:ascii="Arial" w:hAnsi="Arial" w:cs="Arial"/>
                  <w:color w:val="000000"/>
                  <w:sz w:val="20"/>
                  <w:szCs w:val="20"/>
                </w:rPr>
                <w:t xml:space="preserve">LY-NF-CA-010 </w:t>
              </w:r>
            </w:ins>
          </w:p>
          <w:p w:rsidR="005D414B" w:rsidRDefault="005D414B" w:rsidP="00DA0F75">
            <w:pPr>
              <w:rPr>
                <w:ins w:id="38" w:author="Ally Ward" w:date="2013-01-09T17:56:00Z"/>
                <w:rFonts w:ascii="Arial" w:hAnsi="Arial" w:cs="Arial"/>
                <w:color w:val="000000"/>
                <w:sz w:val="20"/>
                <w:szCs w:val="20"/>
              </w:rPr>
            </w:pPr>
            <w:ins w:id="39" w:author="Ally Ward" w:date="2013-01-09T17:56:00Z">
              <w:r w:rsidRPr="005D414B">
                <w:rPr>
                  <w:rFonts w:ascii="Arial" w:hAnsi="Arial" w:cs="Arial"/>
                  <w:color w:val="000000"/>
                  <w:sz w:val="20"/>
                  <w:szCs w:val="20"/>
                </w:rPr>
                <w:t xml:space="preserve">LY-NF-CA-011 </w:t>
              </w:r>
            </w:ins>
          </w:p>
          <w:p w:rsidR="005D414B" w:rsidRDefault="005D414B" w:rsidP="00DA0F75">
            <w:pPr>
              <w:rPr>
                <w:ins w:id="40" w:author="Ally Ward" w:date="2013-01-09T17:45:00Z"/>
                <w:rFonts w:ascii="Arial" w:hAnsi="Arial" w:cs="Arial"/>
                <w:color w:val="000000"/>
                <w:sz w:val="20"/>
                <w:szCs w:val="20"/>
              </w:rPr>
            </w:pPr>
          </w:p>
          <w:p w:rsidR="005D414B" w:rsidRDefault="005D414B" w:rsidP="00DA0F75">
            <w:pPr>
              <w:rPr>
                <w:ins w:id="41" w:author="Ally Ward" w:date="2013-01-09T17:56:00Z"/>
                <w:rFonts w:ascii="Arial" w:hAnsi="Arial" w:cs="Arial"/>
                <w:color w:val="000000"/>
                <w:sz w:val="20"/>
                <w:szCs w:val="20"/>
              </w:rPr>
            </w:pPr>
            <w:ins w:id="42" w:author="Ally Ward" w:date="2013-01-09T17:56:00Z">
              <w:r w:rsidRPr="005D414B">
                <w:rPr>
                  <w:rFonts w:ascii="Arial" w:hAnsi="Arial" w:cs="Arial"/>
                  <w:color w:val="000000"/>
                  <w:sz w:val="20"/>
                  <w:szCs w:val="20"/>
                </w:rPr>
                <w:t xml:space="preserve">LY-NF-CA-012 </w:t>
              </w:r>
            </w:ins>
          </w:p>
          <w:p w:rsidR="005D414B" w:rsidRDefault="005D414B" w:rsidP="00DA0F75">
            <w:pPr>
              <w:rPr>
                <w:ins w:id="43" w:author="Ally Ward" w:date="2013-01-09T17:57:00Z"/>
                <w:rFonts w:ascii="Arial" w:hAnsi="Arial" w:cs="Arial"/>
                <w:color w:val="000000"/>
                <w:sz w:val="20"/>
                <w:szCs w:val="20"/>
              </w:rPr>
            </w:pPr>
          </w:p>
          <w:p w:rsidR="005D414B" w:rsidRDefault="005D414B" w:rsidP="00DA0F75">
            <w:pPr>
              <w:rPr>
                <w:ins w:id="44" w:author="Ally Ward" w:date="2013-01-09T17:57:00Z"/>
                <w:rFonts w:ascii="Arial" w:hAnsi="Arial" w:cs="Arial"/>
                <w:color w:val="000000"/>
                <w:sz w:val="20"/>
                <w:szCs w:val="20"/>
              </w:rPr>
            </w:pPr>
            <w:ins w:id="45" w:author="Ally Ward" w:date="2013-01-09T17:57:00Z">
              <w:r w:rsidRPr="005D414B">
                <w:rPr>
                  <w:rFonts w:ascii="Arial" w:hAnsi="Arial" w:cs="Arial"/>
                  <w:color w:val="000000"/>
                  <w:sz w:val="20"/>
                  <w:szCs w:val="20"/>
                </w:rPr>
                <w:t xml:space="preserve">LY-NF-CA-013 </w:t>
              </w:r>
            </w:ins>
          </w:p>
          <w:p w:rsidR="005D414B" w:rsidRDefault="005D414B" w:rsidP="00DA0F75">
            <w:pPr>
              <w:rPr>
                <w:ins w:id="46" w:author="Ally Ward" w:date="2013-01-09T17:57:00Z"/>
                <w:rFonts w:ascii="Arial" w:hAnsi="Arial" w:cs="Arial"/>
                <w:color w:val="000000"/>
                <w:sz w:val="20"/>
                <w:szCs w:val="20"/>
              </w:rPr>
            </w:pPr>
          </w:p>
          <w:p w:rsidR="00891EDE" w:rsidRDefault="00891EDE" w:rsidP="00DA0F75">
            <w:pPr>
              <w:rPr>
                <w:ins w:id="47" w:author="Ally Ward" w:date="2013-01-09T17:45:00Z"/>
                <w:rFonts w:ascii="Arial" w:hAnsi="Arial" w:cs="Arial"/>
                <w:color w:val="000000"/>
                <w:sz w:val="20"/>
                <w:szCs w:val="20"/>
              </w:rPr>
            </w:pPr>
            <w:ins w:id="48" w:author="Ally Ward" w:date="2013-01-09T17:45:00Z">
              <w:r w:rsidRPr="00891EDE">
                <w:rPr>
                  <w:rFonts w:ascii="Arial" w:hAnsi="Arial" w:cs="Arial"/>
                  <w:color w:val="000000"/>
                  <w:sz w:val="20"/>
                  <w:szCs w:val="20"/>
                </w:rPr>
                <w:t xml:space="preserve">LY-AP-PE-001 </w:t>
              </w:r>
            </w:ins>
          </w:p>
          <w:p w:rsidR="00891EDE" w:rsidRDefault="00891EDE" w:rsidP="00DA0F75">
            <w:pPr>
              <w:rPr>
                <w:ins w:id="49" w:author="Ally Ward" w:date="2013-01-09T17:45:00Z"/>
                <w:rFonts w:ascii="Arial" w:hAnsi="Arial" w:cs="Arial"/>
                <w:color w:val="000000"/>
                <w:sz w:val="20"/>
                <w:szCs w:val="20"/>
              </w:rPr>
            </w:pPr>
            <w:ins w:id="50" w:author="Ally Ward" w:date="2013-01-09T17:45:00Z">
              <w:r w:rsidRPr="00891EDE">
                <w:rPr>
                  <w:rFonts w:ascii="Arial" w:hAnsi="Arial" w:cs="Arial"/>
                  <w:color w:val="000000"/>
                  <w:sz w:val="20"/>
                  <w:szCs w:val="20"/>
                </w:rPr>
                <w:t xml:space="preserve">LY-AP-PE-002 </w:t>
              </w:r>
            </w:ins>
          </w:p>
          <w:p w:rsidR="00891EDE" w:rsidRDefault="00891EDE" w:rsidP="00DA0F75">
            <w:pPr>
              <w:rPr>
                <w:ins w:id="51" w:author="Ally Ward" w:date="2013-01-09T17:46:00Z"/>
                <w:rFonts w:ascii="Arial" w:hAnsi="Arial" w:cs="Arial"/>
                <w:color w:val="000000"/>
                <w:sz w:val="20"/>
                <w:szCs w:val="20"/>
              </w:rPr>
            </w:pPr>
          </w:p>
          <w:p w:rsidR="00891EDE" w:rsidRDefault="00891EDE" w:rsidP="00DA0F75">
            <w:pPr>
              <w:rPr>
                <w:ins w:id="52" w:author="Ally Ward" w:date="2013-01-09T17:46:00Z"/>
                <w:rFonts w:ascii="Arial" w:hAnsi="Arial" w:cs="Arial"/>
                <w:color w:val="000000"/>
                <w:sz w:val="20"/>
                <w:szCs w:val="20"/>
              </w:rPr>
            </w:pPr>
            <w:ins w:id="53" w:author="Ally Ward" w:date="2013-01-09T17:46:00Z">
              <w:r w:rsidRPr="00891EDE">
                <w:rPr>
                  <w:rFonts w:ascii="Arial" w:hAnsi="Arial" w:cs="Arial"/>
                  <w:color w:val="000000"/>
                  <w:sz w:val="20"/>
                  <w:szCs w:val="20"/>
                </w:rPr>
                <w:t xml:space="preserve">LY-AP-PE-003 </w:t>
              </w:r>
            </w:ins>
          </w:p>
          <w:p w:rsidR="00891EDE" w:rsidRDefault="00891EDE" w:rsidP="00DA0F75">
            <w:pPr>
              <w:rPr>
                <w:ins w:id="54" w:author="Ally Ward" w:date="2013-01-09T17:47:00Z"/>
                <w:rFonts w:ascii="Arial" w:hAnsi="Arial" w:cs="Arial"/>
                <w:color w:val="000000"/>
                <w:sz w:val="20"/>
                <w:szCs w:val="20"/>
              </w:rPr>
            </w:pPr>
            <w:ins w:id="55" w:author="Ally Ward" w:date="2013-01-09T17:46:00Z">
              <w:r w:rsidRPr="00891EDE">
                <w:rPr>
                  <w:rFonts w:ascii="Arial" w:hAnsi="Arial" w:cs="Arial"/>
                  <w:color w:val="000000"/>
                  <w:sz w:val="20"/>
                  <w:szCs w:val="20"/>
                </w:rPr>
                <w:t xml:space="preserve">LY-AP-PE-009 </w:t>
              </w:r>
            </w:ins>
          </w:p>
          <w:p w:rsidR="00891EDE" w:rsidRDefault="00891EDE" w:rsidP="00DA0F75">
            <w:pPr>
              <w:rPr>
                <w:ins w:id="56" w:author="Ally Ward" w:date="2013-01-09T17:48:00Z"/>
                <w:rFonts w:ascii="Arial" w:hAnsi="Arial" w:cs="Arial"/>
                <w:color w:val="000000"/>
                <w:sz w:val="20"/>
                <w:szCs w:val="20"/>
              </w:rPr>
            </w:pPr>
            <w:ins w:id="57" w:author="Ally Ward" w:date="2013-01-09T17:47:00Z">
              <w:r w:rsidRPr="00891EDE">
                <w:rPr>
                  <w:rFonts w:ascii="Arial" w:hAnsi="Arial" w:cs="Arial"/>
                  <w:color w:val="000000"/>
                  <w:sz w:val="20"/>
                  <w:szCs w:val="20"/>
                </w:rPr>
                <w:t xml:space="preserve">LY-AP-PE-010 </w:t>
              </w:r>
            </w:ins>
          </w:p>
          <w:p w:rsidR="00891EDE" w:rsidRDefault="00891EDE" w:rsidP="00DA0F75">
            <w:pPr>
              <w:rPr>
                <w:ins w:id="58" w:author="Ally Ward" w:date="2013-01-09T17:48:00Z"/>
                <w:rFonts w:ascii="Arial" w:hAnsi="Arial" w:cs="Arial"/>
                <w:color w:val="000000"/>
                <w:sz w:val="20"/>
                <w:szCs w:val="20"/>
              </w:rPr>
            </w:pPr>
            <w:ins w:id="59" w:author="Ally Ward" w:date="2013-01-09T17:48:00Z">
              <w:r w:rsidRPr="00891EDE">
                <w:rPr>
                  <w:rFonts w:ascii="Arial" w:hAnsi="Arial" w:cs="Arial"/>
                  <w:color w:val="000000"/>
                  <w:sz w:val="20"/>
                  <w:szCs w:val="20"/>
                </w:rPr>
                <w:t xml:space="preserve">LY-AP-PE-011 </w:t>
              </w:r>
            </w:ins>
          </w:p>
          <w:p w:rsidR="00891EDE" w:rsidRDefault="00891EDE" w:rsidP="00DA0F75">
            <w:pPr>
              <w:rPr>
                <w:ins w:id="60" w:author="Ally Ward" w:date="2013-01-09T17:48:00Z"/>
                <w:rFonts w:ascii="Arial" w:hAnsi="Arial" w:cs="Arial"/>
                <w:color w:val="000000"/>
                <w:sz w:val="20"/>
                <w:szCs w:val="20"/>
              </w:rPr>
            </w:pPr>
            <w:ins w:id="61" w:author="Ally Ward" w:date="2013-01-09T17:48:00Z">
              <w:r w:rsidRPr="00891EDE">
                <w:rPr>
                  <w:rFonts w:ascii="Arial" w:hAnsi="Arial" w:cs="Arial"/>
                  <w:color w:val="000000"/>
                  <w:sz w:val="20"/>
                  <w:szCs w:val="20"/>
                </w:rPr>
                <w:t xml:space="preserve">LY-AP-PE-012 </w:t>
              </w:r>
            </w:ins>
          </w:p>
          <w:p w:rsidR="00891EDE" w:rsidRDefault="00891EDE" w:rsidP="00DA0F75">
            <w:pPr>
              <w:rPr>
                <w:ins w:id="62" w:author="Ally Ward" w:date="2013-01-09T17:49:00Z"/>
                <w:rFonts w:ascii="Arial" w:hAnsi="Arial" w:cs="Arial"/>
                <w:color w:val="000000"/>
                <w:sz w:val="20"/>
                <w:szCs w:val="20"/>
              </w:rPr>
            </w:pPr>
          </w:p>
          <w:p w:rsidR="00891EDE" w:rsidRDefault="00891EDE" w:rsidP="00DA0F75">
            <w:pPr>
              <w:rPr>
                <w:ins w:id="63" w:author="Ally Ward" w:date="2013-01-09T17:49:00Z"/>
                <w:rFonts w:ascii="Arial" w:hAnsi="Arial" w:cs="Arial"/>
                <w:color w:val="000000"/>
                <w:sz w:val="20"/>
                <w:szCs w:val="20"/>
              </w:rPr>
            </w:pPr>
            <w:ins w:id="64" w:author="Ally Ward" w:date="2013-01-09T17:49:00Z">
              <w:r w:rsidRPr="00891EDE">
                <w:rPr>
                  <w:rFonts w:ascii="Arial" w:hAnsi="Arial" w:cs="Arial"/>
                  <w:color w:val="000000"/>
                  <w:sz w:val="20"/>
                  <w:szCs w:val="20"/>
                </w:rPr>
                <w:t>LY-AP-PE-016</w:t>
              </w:r>
            </w:ins>
          </w:p>
          <w:p w:rsidR="00891EDE" w:rsidRDefault="00891EDE" w:rsidP="00DA0F75">
            <w:pPr>
              <w:rPr>
                <w:ins w:id="65" w:author="Ally Ward" w:date="2013-01-09T17:50:00Z"/>
                <w:rFonts w:ascii="Arial" w:hAnsi="Arial" w:cs="Arial"/>
                <w:color w:val="000000"/>
                <w:sz w:val="20"/>
                <w:szCs w:val="20"/>
              </w:rPr>
            </w:pPr>
            <w:ins w:id="66" w:author="Ally Ward" w:date="2013-01-09T17:49:00Z">
              <w:r w:rsidRPr="00891EDE">
                <w:rPr>
                  <w:rFonts w:ascii="Arial" w:hAnsi="Arial" w:cs="Arial"/>
                  <w:color w:val="000000"/>
                  <w:sz w:val="20"/>
                  <w:szCs w:val="20"/>
                </w:rPr>
                <w:t>LY-AP-PE-017</w:t>
              </w:r>
            </w:ins>
          </w:p>
          <w:p w:rsidR="00891EDE" w:rsidRDefault="00891EDE" w:rsidP="00DA0F75">
            <w:pPr>
              <w:rPr>
                <w:ins w:id="67" w:author="Ally Ward" w:date="2013-01-09T17:50:00Z"/>
                <w:rFonts w:ascii="Arial" w:hAnsi="Arial" w:cs="Arial"/>
                <w:color w:val="000000"/>
                <w:sz w:val="20"/>
                <w:szCs w:val="20"/>
              </w:rPr>
            </w:pPr>
            <w:ins w:id="68" w:author="Ally Ward" w:date="2013-01-09T17:50:00Z">
              <w:r w:rsidRPr="00891EDE">
                <w:rPr>
                  <w:rFonts w:ascii="Arial" w:hAnsi="Arial" w:cs="Arial"/>
                  <w:color w:val="000000"/>
                  <w:sz w:val="20"/>
                  <w:szCs w:val="20"/>
                </w:rPr>
                <w:t xml:space="preserve">LY-AP-PE-018 </w:t>
              </w:r>
            </w:ins>
          </w:p>
          <w:p w:rsidR="00891EDE" w:rsidRDefault="00891EDE" w:rsidP="00DA0F75">
            <w:pPr>
              <w:rPr>
                <w:ins w:id="69" w:author="Ally Ward" w:date="2013-01-09T17:50:00Z"/>
                <w:rFonts w:ascii="Arial" w:hAnsi="Arial" w:cs="Arial"/>
                <w:color w:val="000000"/>
                <w:sz w:val="20"/>
                <w:szCs w:val="20"/>
              </w:rPr>
            </w:pPr>
            <w:ins w:id="70" w:author="Ally Ward" w:date="2013-01-09T17:50:00Z">
              <w:r w:rsidRPr="00891EDE">
                <w:rPr>
                  <w:rFonts w:ascii="Arial" w:hAnsi="Arial" w:cs="Arial"/>
                  <w:color w:val="000000"/>
                  <w:sz w:val="20"/>
                  <w:szCs w:val="20"/>
                </w:rPr>
                <w:t xml:space="preserve">LY-AP-PE-019 </w:t>
              </w:r>
            </w:ins>
          </w:p>
          <w:p w:rsidR="00891EDE" w:rsidRDefault="00891EDE" w:rsidP="00DA0F75">
            <w:pPr>
              <w:rPr>
                <w:ins w:id="71" w:author="Ally Ward" w:date="2013-01-09T17:51:00Z"/>
                <w:rFonts w:ascii="Arial" w:hAnsi="Arial" w:cs="Arial"/>
                <w:color w:val="000000"/>
                <w:sz w:val="20"/>
                <w:szCs w:val="20"/>
              </w:rPr>
            </w:pPr>
            <w:ins w:id="72" w:author="Ally Ward" w:date="2013-01-09T17:50:00Z">
              <w:r w:rsidRPr="00891EDE">
                <w:rPr>
                  <w:rFonts w:ascii="Arial" w:hAnsi="Arial" w:cs="Arial"/>
                  <w:color w:val="000000"/>
                  <w:sz w:val="20"/>
                  <w:szCs w:val="20"/>
                </w:rPr>
                <w:t>LY-AP-PE-020</w:t>
              </w:r>
            </w:ins>
          </w:p>
          <w:p w:rsidR="00891EDE" w:rsidRDefault="00891EDE" w:rsidP="00DA0F75">
            <w:pPr>
              <w:rPr>
                <w:ins w:id="73" w:author="Ally Ward" w:date="2013-01-09T17:51:00Z"/>
                <w:rFonts w:ascii="Arial" w:hAnsi="Arial" w:cs="Arial"/>
                <w:color w:val="000000"/>
                <w:sz w:val="20"/>
                <w:szCs w:val="20"/>
              </w:rPr>
            </w:pPr>
            <w:ins w:id="74" w:author="Ally Ward" w:date="2013-01-09T17:51:00Z">
              <w:r w:rsidRPr="00891EDE">
                <w:rPr>
                  <w:rFonts w:ascii="Arial" w:hAnsi="Arial" w:cs="Arial"/>
                  <w:color w:val="000000"/>
                  <w:sz w:val="20"/>
                  <w:szCs w:val="20"/>
                </w:rPr>
                <w:t xml:space="preserve">LY-AP-PE-022 </w:t>
              </w:r>
            </w:ins>
          </w:p>
          <w:p w:rsidR="00891EDE" w:rsidRDefault="00891EDE" w:rsidP="00DA0F75">
            <w:pPr>
              <w:rPr>
                <w:ins w:id="75" w:author="Ally Ward" w:date="2013-01-09T15:18:00Z"/>
                <w:rFonts w:ascii="Arial" w:hAnsi="Arial" w:cs="Arial"/>
                <w:color w:val="000000"/>
                <w:sz w:val="20"/>
                <w:szCs w:val="20"/>
              </w:rPr>
            </w:pPr>
          </w:p>
          <w:p w:rsidR="00891EDE" w:rsidRDefault="00891EDE" w:rsidP="00DA0F75">
            <w:pPr>
              <w:rPr>
                <w:ins w:id="76" w:author="Ally Ward" w:date="2013-01-09T17:52:00Z"/>
                <w:rFonts w:ascii="Arial" w:hAnsi="Arial" w:cs="Arial"/>
                <w:color w:val="000000"/>
                <w:sz w:val="20"/>
                <w:szCs w:val="20"/>
              </w:rPr>
            </w:pPr>
            <w:ins w:id="77" w:author="Ally Ward" w:date="2013-01-09T17:52:00Z">
              <w:r w:rsidRPr="00891EDE">
                <w:rPr>
                  <w:rFonts w:ascii="Arial" w:hAnsi="Arial" w:cs="Arial"/>
                  <w:color w:val="000000"/>
                  <w:sz w:val="20"/>
                  <w:szCs w:val="20"/>
                </w:rPr>
                <w:t>LY-AP-PE-025</w:t>
              </w:r>
            </w:ins>
          </w:p>
          <w:p w:rsidR="00891EDE" w:rsidRDefault="00891EDE" w:rsidP="00DA0F75">
            <w:pPr>
              <w:rPr>
                <w:ins w:id="78" w:author="Ally Ward" w:date="2013-01-09T17:53:00Z"/>
                <w:rFonts w:ascii="Arial" w:hAnsi="Arial" w:cs="Arial"/>
                <w:color w:val="000000"/>
                <w:sz w:val="20"/>
                <w:szCs w:val="20"/>
              </w:rPr>
            </w:pPr>
            <w:ins w:id="79" w:author="Ally Ward" w:date="2013-01-09T17:52:00Z">
              <w:r w:rsidRPr="00891EDE">
                <w:rPr>
                  <w:rFonts w:ascii="Arial" w:hAnsi="Arial" w:cs="Arial"/>
                  <w:color w:val="000000"/>
                  <w:sz w:val="20"/>
                  <w:szCs w:val="20"/>
                </w:rPr>
                <w:t xml:space="preserve">LY-AP-PE-026 </w:t>
              </w:r>
            </w:ins>
          </w:p>
          <w:p w:rsidR="00891EDE" w:rsidRDefault="00891EDE" w:rsidP="00DA0F75">
            <w:pPr>
              <w:rPr>
                <w:ins w:id="80" w:author="Ally Ward" w:date="2013-01-09T17:53:00Z"/>
                <w:rFonts w:ascii="Arial" w:hAnsi="Arial" w:cs="Arial"/>
                <w:color w:val="000000"/>
                <w:sz w:val="20"/>
                <w:szCs w:val="20"/>
              </w:rPr>
            </w:pPr>
            <w:ins w:id="81" w:author="Ally Ward" w:date="2013-01-09T17:53:00Z">
              <w:r w:rsidRPr="00891EDE">
                <w:rPr>
                  <w:rFonts w:ascii="Arial" w:hAnsi="Arial" w:cs="Arial"/>
                  <w:color w:val="000000"/>
                  <w:sz w:val="20"/>
                  <w:szCs w:val="20"/>
                </w:rPr>
                <w:t xml:space="preserve">LY-AP-PE-027 </w:t>
              </w:r>
            </w:ins>
          </w:p>
          <w:p w:rsidR="00891EDE" w:rsidRDefault="00891EDE" w:rsidP="00DA0F75">
            <w:pPr>
              <w:rPr>
                <w:ins w:id="82" w:author="Ally Ward" w:date="2013-01-09T17:53:00Z"/>
                <w:rFonts w:ascii="Arial" w:hAnsi="Arial" w:cs="Arial"/>
                <w:color w:val="000000"/>
                <w:sz w:val="20"/>
                <w:szCs w:val="20"/>
              </w:rPr>
            </w:pPr>
          </w:p>
          <w:p w:rsidR="00C75327" w:rsidRDefault="005D414B" w:rsidP="00891EDE">
            <w:pPr>
              <w:rPr>
                <w:ins w:id="83" w:author="Ally Ward" w:date="2013-01-09T17:43:00Z"/>
                <w:rFonts w:ascii="Arial" w:hAnsi="Arial" w:cs="Arial"/>
                <w:color w:val="000000"/>
                <w:sz w:val="20"/>
                <w:szCs w:val="20"/>
              </w:rPr>
            </w:pPr>
            <w:ins w:id="84" w:author="Ally Ward" w:date="2013-01-09T17:53:00Z">
              <w:r w:rsidRPr="005D414B">
                <w:rPr>
                  <w:rFonts w:ascii="Arial" w:hAnsi="Arial" w:cs="Arial"/>
                  <w:color w:val="000000"/>
                  <w:sz w:val="20"/>
                  <w:szCs w:val="20"/>
                </w:rPr>
                <w:t xml:space="preserve">LY-AP-PE-028 </w:t>
              </w:r>
            </w:ins>
            <w:del w:id="85" w:author="Ally Ward" w:date="2013-01-09T17:58:00Z">
              <w:r w:rsidR="00FE69D1" w:rsidRPr="00DA0F75" w:rsidDel="005D414B">
                <w:rPr>
                  <w:rFonts w:ascii="Arial" w:hAnsi="Arial" w:cs="Arial"/>
                  <w:color w:val="000000"/>
                  <w:sz w:val="20"/>
                  <w:szCs w:val="20"/>
                </w:rPr>
                <w:br/>
              </w:r>
            </w:del>
            <w:ins w:id="86" w:author="Ally Ward" w:date="2013-01-09T17:43:00Z">
              <w:r w:rsidR="00891EDE" w:rsidRPr="00891EDE">
                <w:rPr>
                  <w:rFonts w:ascii="Arial" w:hAnsi="Arial" w:cs="Arial"/>
                  <w:color w:val="000000"/>
                  <w:sz w:val="20"/>
                  <w:szCs w:val="20"/>
                </w:rPr>
                <w:t xml:space="preserve">LY-AP-ADS-001 </w:t>
              </w:r>
            </w:ins>
          </w:p>
          <w:p w:rsidR="00891EDE" w:rsidRDefault="00891EDE" w:rsidP="00891EDE">
            <w:pPr>
              <w:rPr>
                <w:ins w:id="87" w:author="Ally Ward" w:date="2013-01-09T17:43:00Z"/>
                <w:rFonts w:ascii="Arial" w:hAnsi="Arial" w:cs="Arial"/>
                <w:color w:val="000000"/>
                <w:sz w:val="20"/>
                <w:szCs w:val="20"/>
              </w:rPr>
            </w:pPr>
          </w:p>
          <w:p w:rsidR="00891EDE" w:rsidRDefault="00891EDE" w:rsidP="00891EDE">
            <w:pPr>
              <w:rPr>
                <w:ins w:id="88" w:author="Ally Ward" w:date="2013-01-09T17:44:00Z"/>
                <w:rFonts w:ascii="Arial" w:hAnsi="Arial" w:cs="Arial"/>
                <w:color w:val="000000"/>
                <w:sz w:val="20"/>
                <w:szCs w:val="20"/>
              </w:rPr>
            </w:pPr>
            <w:ins w:id="89" w:author="Ally Ward" w:date="2013-01-09T17:43:00Z">
              <w:r w:rsidRPr="00891EDE">
                <w:rPr>
                  <w:rFonts w:ascii="Arial" w:hAnsi="Arial" w:cs="Arial"/>
                  <w:color w:val="000000"/>
                  <w:sz w:val="20"/>
                  <w:szCs w:val="20"/>
                </w:rPr>
                <w:t xml:space="preserve">LY-AP-LE-001 </w:t>
              </w:r>
            </w:ins>
          </w:p>
          <w:p w:rsidR="00891EDE" w:rsidRDefault="00891EDE" w:rsidP="00891EDE">
            <w:pPr>
              <w:rPr>
                <w:ins w:id="90" w:author="Ally Ward" w:date="2013-01-09T17:44:00Z"/>
                <w:rFonts w:ascii="Arial" w:hAnsi="Arial" w:cs="Arial"/>
                <w:color w:val="000000"/>
                <w:sz w:val="20"/>
                <w:szCs w:val="20"/>
              </w:rPr>
            </w:pPr>
            <w:ins w:id="91" w:author="Ally Ward" w:date="2013-01-09T17:44:00Z">
              <w:r w:rsidRPr="00891EDE">
                <w:rPr>
                  <w:rFonts w:ascii="Arial" w:hAnsi="Arial" w:cs="Arial"/>
                  <w:color w:val="000000"/>
                  <w:sz w:val="20"/>
                  <w:szCs w:val="20"/>
                </w:rPr>
                <w:t xml:space="preserve">LY-AP-LE-002 </w:t>
              </w:r>
            </w:ins>
          </w:p>
          <w:p w:rsidR="00891EDE" w:rsidRDefault="00891EDE" w:rsidP="00891EDE">
            <w:pPr>
              <w:rPr>
                <w:ins w:id="92" w:author="Ally Ward" w:date="2013-01-09T17:44:00Z"/>
                <w:rFonts w:ascii="Arial" w:hAnsi="Arial" w:cs="Arial"/>
                <w:color w:val="000000"/>
                <w:sz w:val="20"/>
                <w:szCs w:val="20"/>
              </w:rPr>
            </w:pPr>
            <w:ins w:id="93" w:author="Ally Ward" w:date="2013-01-09T17:44:00Z">
              <w:r w:rsidRPr="00891EDE">
                <w:rPr>
                  <w:rFonts w:ascii="Arial" w:hAnsi="Arial" w:cs="Arial"/>
                  <w:color w:val="000000"/>
                  <w:sz w:val="20"/>
                  <w:szCs w:val="20"/>
                </w:rPr>
                <w:t xml:space="preserve">LY-AP-LE-003 </w:t>
              </w:r>
            </w:ins>
          </w:p>
          <w:p w:rsidR="00891EDE" w:rsidRDefault="00891EDE" w:rsidP="00891EDE">
            <w:pPr>
              <w:rPr>
                <w:ins w:id="94" w:author="Ally Ward" w:date="2013-01-09T17:44:00Z"/>
                <w:rFonts w:ascii="Arial" w:hAnsi="Arial" w:cs="Arial"/>
                <w:color w:val="000000"/>
                <w:sz w:val="20"/>
                <w:szCs w:val="20"/>
              </w:rPr>
            </w:pPr>
          </w:p>
          <w:p w:rsidR="00891EDE" w:rsidRPr="00DA0F75" w:rsidRDefault="00891EDE" w:rsidP="00891EDE">
            <w:pPr>
              <w:rPr>
                <w:rFonts w:ascii="Arial" w:hAnsi="Arial" w:cs="Arial"/>
                <w:color w:val="000000"/>
                <w:sz w:val="20"/>
                <w:szCs w:val="20"/>
              </w:rPr>
            </w:pPr>
            <w:ins w:id="95" w:author="Ally Ward" w:date="2013-01-09T17:44:00Z">
              <w:r w:rsidRPr="00891EDE">
                <w:rPr>
                  <w:rFonts w:ascii="Arial" w:hAnsi="Arial" w:cs="Arial"/>
                  <w:color w:val="000000"/>
                  <w:sz w:val="20"/>
                  <w:szCs w:val="20"/>
                </w:rPr>
                <w:t xml:space="preserve">LY-AP-LE-004 </w:t>
              </w:r>
            </w:ins>
          </w:p>
        </w:tc>
        <w:tc>
          <w:tcPr>
            <w:tcW w:w="2091" w:type="pct"/>
            <w:shd w:val="clear" w:color="auto" w:fill="auto"/>
            <w:hideMark/>
          </w:tcPr>
          <w:p w:rsidR="00EF3B36" w:rsidRDefault="00EF3B36" w:rsidP="00DA0F75">
            <w:pPr>
              <w:rPr>
                <w:ins w:id="96" w:author="Ally Ward" w:date="2013-01-09T17:55:00Z"/>
                <w:rFonts w:ascii="Arial" w:hAnsi="Arial" w:cs="Arial"/>
                <w:color w:val="000000"/>
                <w:sz w:val="20"/>
                <w:szCs w:val="20"/>
              </w:rPr>
            </w:pPr>
            <w:ins w:id="97" w:author="Ally Ward" w:date="2013-01-09T15:19:00Z">
              <w:r>
                <w:rPr>
                  <w:rFonts w:ascii="Arial" w:hAnsi="Arial" w:cs="Arial"/>
                  <w:color w:val="000000"/>
                  <w:sz w:val="20"/>
                  <w:szCs w:val="20"/>
                </w:rPr>
                <w:t xml:space="preserve">Lync Activation </w:t>
              </w:r>
            </w:ins>
            <w:ins w:id="98" w:author="Ally Ward" w:date="2013-01-09T17:45:00Z">
              <w:r w:rsidR="00891EDE">
                <w:rPr>
                  <w:rFonts w:ascii="Arial" w:hAnsi="Arial" w:cs="Arial"/>
                  <w:color w:val="000000"/>
                  <w:sz w:val="20"/>
                  <w:szCs w:val="20"/>
                </w:rPr>
                <w:t>–</w:t>
              </w:r>
            </w:ins>
            <w:ins w:id="99" w:author="Ally Ward" w:date="2013-01-09T15:19:00Z">
              <w:r>
                <w:rPr>
                  <w:rFonts w:ascii="Arial" w:hAnsi="Arial" w:cs="Arial"/>
                  <w:color w:val="000000"/>
                  <w:sz w:val="20"/>
                  <w:szCs w:val="20"/>
                </w:rPr>
                <w:t xml:space="preserve"> Automated</w:t>
              </w:r>
            </w:ins>
          </w:p>
          <w:p w:rsidR="005D414B" w:rsidRDefault="005D414B" w:rsidP="00DA0F75">
            <w:pPr>
              <w:rPr>
                <w:ins w:id="100" w:author="Ally Ward" w:date="2013-01-09T17:55:00Z"/>
                <w:rFonts w:ascii="Arial" w:hAnsi="Arial" w:cs="Arial"/>
                <w:color w:val="000000"/>
                <w:sz w:val="20"/>
                <w:szCs w:val="20"/>
              </w:rPr>
            </w:pPr>
            <w:ins w:id="101" w:author="Ally Ward" w:date="2013-01-09T17:55:00Z">
              <w:r w:rsidRPr="005D414B">
                <w:rPr>
                  <w:rFonts w:ascii="Arial" w:hAnsi="Arial" w:cs="Arial"/>
                  <w:color w:val="000000"/>
                  <w:sz w:val="20"/>
                  <w:szCs w:val="20"/>
                </w:rPr>
                <w:t>Lync activation - User targeted</w:t>
              </w:r>
            </w:ins>
          </w:p>
          <w:p w:rsidR="005D414B" w:rsidRDefault="005D414B" w:rsidP="00DA0F75">
            <w:pPr>
              <w:rPr>
                <w:ins w:id="102" w:author="Ally Ward" w:date="2013-01-09T17:56:00Z"/>
                <w:rFonts w:ascii="Arial" w:hAnsi="Arial" w:cs="Arial"/>
                <w:color w:val="000000"/>
                <w:sz w:val="20"/>
                <w:szCs w:val="20"/>
              </w:rPr>
            </w:pPr>
            <w:ins w:id="103" w:author="Ally Ward" w:date="2013-01-09T17:55:00Z">
              <w:r w:rsidRPr="005D414B">
                <w:rPr>
                  <w:rFonts w:ascii="Arial" w:hAnsi="Arial" w:cs="Arial"/>
                  <w:color w:val="000000"/>
                  <w:sz w:val="20"/>
                  <w:szCs w:val="20"/>
                </w:rPr>
                <w:t xml:space="preserve">Lync Activation </w:t>
              </w:r>
            </w:ins>
            <w:ins w:id="104" w:author="Ally Ward" w:date="2013-01-09T17:56:00Z">
              <w:r>
                <w:rPr>
                  <w:rFonts w:ascii="Arial" w:hAnsi="Arial" w:cs="Arial"/>
                  <w:color w:val="000000"/>
                  <w:sz w:val="20"/>
                  <w:szCs w:val="20"/>
                </w:rPr>
                <w:t>–</w:t>
              </w:r>
            </w:ins>
            <w:ins w:id="105" w:author="Ally Ward" w:date="2013-01-09T17:55:00Z">
              <w:r w:rsidRPr="005D414B">
                <w:rPr>
                  <w:rFonts w:ascii="Arial" w:hAnsi="Arial" w:cs="Arial"/>
                  <w:color w:val="000000"/>
                  <w:sz w:val="20"/>
                  <w:szCs w:val="20"/>
                </w:rPr>
                <w:t xml:space="preserve"> Timing</w:t>
              </w:r>
            </w:ins>
          </w:p>
          <w:p w:rsidR="005D414B" w:rsidRDefault="005D414B" w:rsidP="00DA0F75">
            <w:pPr>
              <w:rPr>
                <w:ins w:id="106" w:author="Ally Ward" w:date="2013-01-09T17:56:00Z"/>
                <w:rFonts w:ascii="Arial" w:hAnsi="Arial" w:cs="Arial"/>
                <w:color w:val="000000"/>
                <w:sz w:val="20"/>
                <w:szCs w:val="20"/>
              </w:rPr>
            </w:pPr>
            <w:ins w:id="107" w:author="Ally Ward" w:date="2013-01-09T17:56:00Z">
              <w:r w:rsidRPr="005D414B">
                <w:rPr>
                  <w:rFonts w:ascii="Arial" w:hAnsi="Arial" w:cs="Arial"/>
                  <w:color w:val="000000"/>
                  <w:sz w:val="20"/>
                  <w:szCs w:val="20"/>
                </w:rPr>
                <w:t>Lync Activation - Startup in background</w:t>
              </w:r>
            </w:ins>
          </w:p>
          <w:p w:rsidR="005D414B" w:rsidRDefault="005D414B" w:rsidP="00DA0F75">
            <w:pPr>
              <w:rPr>
                <w:ins w:id="108" w:author="Ally Ward" w:date="2013-01-09T17:45:00Z"/>
                <w:rFonts w:ascii="Arial" w:hAnsi="Arial" w:cs="Arial"/>
                <w:color w:val="000000"/>
                <w:sz w:val="20"/>
                <w:szCs w:val="20"/>
              </w:rPr>
            </w:pPr>
            <w:ins w:id="109" w:author="Ally Ward" w:date="2013-01-09T17:56:00Z">
              <w:r w:rsidRPr="005D414B">
                <w:rPr>
                  <w:rFonts w:ascii="Arial" w:hAnsi="Arial" w:cs="Arial"/>
                  <w:color w:val="000000"/>
                  <w:sz w:val="20"/>
                  <w:szCs w:val="20"/>
                </w:rPr>
                <w:t>Lync Activation - Splash Window first time of Launch</w:t>
              </w:r>
            </w:ins>
          </w:p>
          <w:p w:rsidR="005D414B" w:rsidRDefault="005D414B" w:rsidP="00DA0F75">
            <w:pPr>
              <w:rPr>
                <w:ins w:id="110" w:author="Ally Ward" w:date="2013-01-09T17:57:00Z"/>
                <w:rFonts w:ascii="Arial" w:hAnsi="Arial" w:cs="Arial"/>
                <w:color w:val="000000"/>
                <w:sz w:val="20"/>
                <w:szCs w:val="20"/>
              </w:rPr>
            </w:pPr>
            <w:ins w:id="111" w:author="Ally Ward" w:date="2013-01-09T17:57:00Z">
              <w:r w:rsidRPr="005D414B">
                <w:rPr>
                  <w:rFonts w:ascii="Arial" w:hAnsi="Arial" w:cs="Arial"/>
                  <w:color w:val="000000"/>
                  <w:sz w:val="20"/>
                  <w:szCs w:val="20"/>
                </w:rPr>
                <w:t>Lync Activation - Open Lync Client in foreground first time only</w:t>
              </w:r>
              <w:r w:rsidRPr="00891EDE">
                <w:rPr>
                  <w:rFonts w:ascii="Arial" w:hAnsi="Arial" w:cs="Arial"/>
                  <w:color w:val="000000"/>
                  <w:sz w:val="20"/>
                  <w:szCs w:val="20"/>
                </w:rPr>
                <w:t xml:space="preserve"> </w:t>
              </w:r>
            </w:ins>
          </w:p>
          <w:p w:rsidR="005D414B" w:rsidRDefault="005D414B" w:rsidP="00DA0F75">
            <w:pPr>
              <w:rPr>
                <w:ins w:id="112" w:author="Ally Ward" w:date="2013-01-09T17:57:00Z"/>
                <w:rFonts w:ascii="Arial" w:hAnsi="Arial" w:cs="Arial"/>
                <w:color w:val="000000"/>
                <w:sz w:val="20"/>
                <w:szCs w:val="20"/>
              </w:rPr>
            </w:pPr>
            <w:ins w:id="113" w:author="Ally Ward" w:date="2013-01-09T17:57:00Z">
              <w:r w:rsidRPr="005D414B">
                <w:rPr>
                  <w:rFonts w:ascii="Arial" w:hAnsi="Arial" w:cs="Arial"/>
                  <w:color w:val="000000"/>
                  <w:sz w:val="20"/>
                  <w:szCs w:val="20"/>
                </w:rPr>
                <w:t>Lync Activation - No use of Lync First Lauch package</w:t>
              </w:r>
              <w:r w:rsidRPr="00891EDE">
                <w:rPr>
                  <w:rFonts w:ascii="Arial" w:hAnsi="Arial" w:cs="Arial"/>
                  <w:color w:val="000000"/>
                  <w:sz w:val="20"/>
                  <w:szCs w:val="20"/>
                </w:rPr>
                <w:t xml:space="preserve"> </w:t>
              </w:r>
            </w:ins>
          </w:p>
          <w:p w:rsidR="00891EDE" w:rsidRDefault="00891EDE" w:rsidP="00DA0F75">
            <w:pPr>
              <w:rPr>
                <w:ins w:id="114" w:author="Ally Ward" w:date="2013-01-09T17:45:00Z"/>
                <w:rFonts w:ascii="Arial" w:hAnsi="Arial" w:cs="Arial"/>
                <w:color w:val="000000"/>
                <w:sz w:val="20"/>
                <w:szCs w:val="20"/>
              </w:rPr>
            </w:pPr>
            <w:ins w:id="115" w:author="Ally Ward" w:date="2013-01-09T17:45:00Z">
              <w:r w:rsidRPr="00891EDE">
                <w:rPr>
                  <w:rFonts w:ascii="Arial" w:hAnsi="Arial" w:cs="Arial"/>
                  <w:color w:val="000000"/>
                  <w:sz w:val="20"/>
                  <w:szCs w:val="20"/>
                </w:rPr>
                <w:t>New Joiner profile</w:t>
              </w:r>
            </w:ins>
          </w:p>
          <w:p w:rsidR="00891EDE" w:rsidRDefault="00891EDE" w:rsidP="00DA0F75">
            <w:pPr>
              <w:rPr>
                <w:ins w:id="116" w:author="Ally Ward" w:date="2013-01-09T17:46:00Z"/>
                <w:rFonts w:ascii="Arial" w:hAnsi="Arial" w:cs="Arial"/>
                <w:color w:val="000000"/>
                <w:sz w:val="20"/>
                <w:szCs w:val="20"/>
              </w:rPr>
            </w:pPr>
            <w:ins w:id="117" w:author="Ally Ward" w:date="2013-01-09T17:45:00Z">
              <w:r w:rsidRPr="00891EDE">
                <w:rPr>
                  <w:rFonts w:ascii="Arial" w:hAnsi="Arial" w:cs="Arial"/>
                  <w:color w:val="000000"/>
                  <w:sz w:val="20"/>
                  <w:szCs w:val="20"/>
                </w:rPr>
                <w:t>Access Lync IM client without need for any additional provisioning</w:t>
              </w:r>
            </w:ins>
          </w:p>
          <w:p w:rsidR="00891EDE" w:rsidRDefault="00891EDE" w:rsidP="00DA0F75">
            <w:pPr>
              <w:rPr>
                <w:ins w:id="118" w:author="Ally Ward" w:date="2013-01-09T17:46:00Z"/>
                <w:rFonts w:ascii="Arial" w:hAnsi="Arial" w:cs="Arial"/>
                <w:color w:val="000000"/>
                <w:sz w:val="20"/>
                <w:szCs w:val="20"/>
              </w:rPr>
            </w:pPr>
            <w:ins w:id="119" w:author="Ally Ward" w:date="2013-01-09T17:46:00Z">
              <w:r w:rsidRPr="00891EDE">
                <w:rPr>
                  <w:rFonts w:ascii="Arial" w:hAnsi="Arial" w:cs="Arial"/>
                  <w:color w:val="000000"/>
                  <w:sz w:val="20"/>
                  <w:szCs w:val="20"/>
                </w:rPr>
                <w:t>User Provisioning - AD Sync process</w:t>
              </w:r>
            </w:ins>
          </w:p>
          <w:p w:rsidR="00891EDE" w:rsidRDefault="00891EDE" w:rsidP="00DA0F75">
            <w:pPr>
              <w:rPr>
                <w:ins w:id="120" w:author="Ally Ward" w:date="2013-01-09T17:47:00Z"/>
                <w:rFonts w:ascii="Arial" w:hAnsi="Arial" w:cs="Arial"/>
                <w:color w:val="000000"/>
                <w:sz w:val="20"/>
                <w:szCs w:val="20"/>
              </w:rPr>
            </w:pPr>
            <w:ins w:id="121" w:author="Ally Ward" w:date="2013-01-09T17:46:00Z">
              <w:r w:rsidRPr="00891EDE">
                <w:rPr>
                  <w:rFonts w:ascii="Arial" w:hAnsi="Arial" w:cs="Arial"/>
                  <w:color w:val="000000"/>
                  <w:sz w:val="20"/>
                  <w:szCs w:val="20"/>
                </w:rPr>
                <w:t>User disablement</w:t>
              </w:r>
            </w:ins>
          </w:p>
          <w:p w:rsidR="00891EDE" w:rsidRDefault="00891EDE" w:rsidP="00DA0F75">
            <w:pPr>
              <w:rPr>
                <w:ins w:id="122" w:author="Ally Ward" w:date="2013-01-09T17:48:00Z"/>
                <w:rFonts w:ascii="Arial" w:hAnsi="Arial" w:cs="Arial"/>
                <w:color w:val="000000"/>
                <w:sz w:val="20"/>
                <w:szCs w:val="20"/>
              </w:rPr>
            </w:pPr>
            <w:ins w:id="123" w:author="Ally Ward" w:date="2013-01-09T17:47:00Z">
              <w:r w:rsidRPr="00891EDE">
                <w:rPr>
                  <w:rFonts w:ascii="Arial" w:hAnsi="Arial" w:cs="Arial"/>
                  <w:color w:val="000000"/>
                  <w:sz w:val="20"/>
                  <w:szCs w:val="20"/>
                </w:rPr>
                <w:t>Business Card Data</w:t>
              </w:r>
            </w:ins>
          </w:p>
          <w:p w:rsidR="00891EDE" w:rsidRDefault="00891EDE" w:rsidP="00DA0F75">
            <w:pPr>
              <w:rPr>
                <w:ins w:id="124" w:author="Ally Ward" w:date="2013-01-09T17:48:00Z"/>
                <w:rFonts w:ascii="Arial" w:hAnsi="Arial" w:cs="Arial"/>
                <w:color w:val="000000"/>
                <w:sz w:val="20"/>
                <w:szCs w:val="20"/>
              </w:rPr>
            </w:pPr>
            <w:ins w:id="125" w:author="Ally Ward" w:date="2013-01-09T17:48:00Z">
              <w:r w:rsidRPr="00891EDE">
                <w:rPr>
                  <w:rFonts w:ascii="Arial" w:hAnsi="Arial" w:cs="Arial"/>
                  <w:color w:val="000000"/>
                  <w:sz w:val="20"/>
                  <w:szCs w:val="20"/>
                </w:rPr>
                <w:t>Allocate account by country to data centre</w:t>
              </w:r>
            </w:ins>
          </w:p>
          <w:p w:rsidR="00891EDE" w:rsidRDefault="00891EDE" w:rsidP="00DA0F75">
            <w:pPr>
              <w:rPr>
                <w:ins w:id="126" w:author="Ally Ward" w:date="2013-01-09T17:49:00Z"/>
                <w:rFonts w:ascii="Arial" w:hAnsi="Arial" w:cs="Arial"/>
                <w:color w:val="000000"/>
                <w:sz w:val="20"/>
                <w:szCs w:val="20"/>
              </w:rPr>
            </w:pPr>
            <w:ins w:id="127" w:author="Ally Ward" w:date="2013-01-09T17:48:00Z">
              <w:r w:rsidRPr="00891EDE">
                <w:rPr>
                  <w:rFonts w:ascii="Arial" w:hAnsi="Arial" w:cs="Arial"/>
                  <w:color w:val="000000"/>
                  <w:sz w:val="20"/>
                  <w:szCs w:val="20"/>
                </w:rPr>
                <w:t>Provision to pool with least users in appropriate data centre</w:t>
              </w:r>
            </w:ins>
          </w:p>
          <w:p w:rsidR="00891EDE" w:rsidRDefault="00891EDE" w:rsidP="00DA0F75">
            <w:pPr>
              <w:rPr>
                <w:ins w:id="128" w:author="Ally Ward" w:date="2013-01-09T17:49:00Z"/>
                <w:rFonts w:ascii="Arial" w:hAnsi="Arial" w:cs="Arial"/>
                <w:color w:val="000000"/>
                <w:sz w:val="20"/>
                <w:szCs w:val="20"/>
              </w:rPr>
            </w:pPr>
            <w:ins w:id="129" w:author="Ally Ward" w:date="2013-01-09T17:49:00Z">
              <w:r w:rsidRPr="00891EDE">
                <w:rPr>
                  <w:rFonts w:ascii="Arial" w:hAnsi="Arial" w:cs="Arial"/>
                  <w:color w:val="000000"/>
                  <w:sz w:val="20"/>
                  <w:szCs w:val="20"/>
                </w:rPr>
                <w:t>User disablement - urgent termination</w:t>
              </w:r>
            </w:ins>
          </w:p>
          <w:p w:rsidR="00891EDE" w:rsidRDefault="00891EDE" w:rsidP="00DA0F75">
            <w:pPr>
              <w:rPr>
                <w:ins w:id="130" w:author="Ally Ward" w:date="2013-01-09T17:50:00Z"/>
                <w:rFonts w:ascii="Arial" w:hAnsi="Arial" w:cs="Arial"/>
                <w:color w:val="000000"/>
                <w:sz w:val="20"/>
                <w:szCs w:val="20"/>
              </w:rPr>
            </w:pPr>
            <w:ins w:id="131" w:author="Ally Ward" w:date="2013-01-09T17:49:00Z">
              <w:r w:rsidRPr="00891EDE">
                <w:rPr>
                  <w:rFonts w:ascii="Arial" w:hAnsi="Arial" w:cs="Arial"/>
                  <w:color w:val="000000"/>
                  <w:sz w:val="20"/>
                  <w:szCs w:val="20"/>
                </w:rPr>
                <w:t>Default policies for new hires</w:t>
              </w:r>
            </w:ins>
          </w:p>
          <w:p w:rsidR="00891EDE" w:rsidRDefault="00891EDE" w:rsidP="00DA0F75">
            <w:pPr>
              <w:rPr>
                <w:ins w:id="132" w:author="Ally Ward" w:date="2013-01-09T17:50:00Z"/>
                <w:rFonts w:ascii="Arial" w:hAnsi="Arial" w:cs="Arial"/>
                <w:color w:val="000000"/>
                <w:sz w:val="20"/>
                <w:szCs w:val="20"/>
              </w:rPr>
            </w:pPr>
            <w:ins w:id="133" w:author="Ally Ward" w:date="2013-01-09T17:50:00Z">
              <w:r w:rsidRPr="00891EDE">
                <w:rPr>
                  <w:rFonts w:ascii="Arial" w:hAnsi="Arial" w:cs="Arial"/>
                  <w:color w:val="000000"/>
                  <w:sz w:val="20"/>
                  <w:szCs w:val="20"/>
                </w:rPr>
                <w:t>Provision active users</w:t>
              </w:r>
            </w:ins>
          </w:p>
          <w:p w:rsidR="00891EDE" w:rsidRDefault="00891EDE" w:rsidP="00DA0F75">
            <w:pPr>
              <w:rPr>
                <w:ins w:id="134" w:author="Ally Ward" w:date="2013-01-09T17:51:00Z"/>
                <w:rFonts w:ascii="Arial" w:hAnsi="Arial" w:cs="Arial"/>
                <w:color w:val="000000"/>
                <w:sz w:val="20"/>
                <w:szCs w:val="20"/>
              </w:rPr>
            </w:pPr>
            <w:ins w:id="135" w:author="Ally Ward" w:date="2013-01-09T17:50:00Z">
              <w:r w:rsidRPr="00891EDE">
                <w:rPr>
                  <w:rFonts w:ascii="Arial" w:hAnsi="Arial" w:cs="Arial"/>
                  <w:color w:val="000000"/>
                  <w:sz w:val="20"/>
                  <w:szCs w:val="20"/>
                </w:rPr>
                <w:t>Logging Provisioning Failures</w:t>
              </w:r>
            </w:ins>
          </w:p>
          <w:p w:rsidR="00891EDE" w:rsidRDefault="00891EDE" w:rsidP="00DA0F75">
            <w:pPr>
              <w:rPr>
                <w:ins w:id="136" w:author="Ally Ward" w:date="2013-01-09T17:51:00Z"/>
                <w:rFonts w:ascii="Arial" w:hAnsi="Arial" w:cs="Arial"/>
                <w:color w:val="000000"/>
                <w:sz w:val="20"/>
                <w:szCs w:val="20"/>
              </w:rPr>
            </w:pPr>
            <w:ins w:id="137" w:author="Ally Ward" w:date="2013-01-09T17:51:00Z">
              <w:r w:rsidRPr="00891EDE">
                <w:rPr>
                  <w:rFonts w:ascii="Arial" w:hAnsi="Arial" w:cs="Arial"/>
                  <w:color w:val="000000"/>
                  <w:sz w:val="20"/>
                  <w:szCs w:val="20"/>
                </w:rPr>
                <w:t>Synchronise changes to AD attributes</w:t>
              </w:r>
            </w:ins>
          </w:p>
          <w:p w:rsidR="00891EDE" w:rsidRDefault="00891EDE" w:rsidP="00DA0F75">
            <w:pPr>
              <w:rPr>
                <w:ins w:id="138" w:author="Ally Ward" w:date="2013-01-09T17:52:00Z"/>
                <w:rFonts w:ascii="Arial" w:hAnsi="Arial" w:cs="Arial"/>
                <w:color w:val="000000"/>
                <w:sz w:val="20"/>
                <w:szCs w:val="20"/>
              </w:rPr>
            </w:pPr>
            <w:ins w:id="139" w:author="Ally Ward" w:date="2013-01-09T17:51:00Z">
              <w:r w:rsidRPr="00891EDE">
                <w:rPr>
                  <w:rFonts w:ascii="Arial" w:hAnsi="Arial" w:cs="Arial"/>
                  <w:color w:val="000000"/>
                  <w:sz w:val="20"/>
                  <w:szCs w:val="20"/>
                </w:rPr>
                <w:t>Enabling Lync accounts in the AT&amp;T AD Forest</w:t>
              </w:r>
            </w:ins>
          </w:p>
          <w:p w:rsidR="00891EDE" w:rsidRDefault="00891EDE" w:rsidP="00DA0F75">
            <w:pPr>
              <w:rPr>
                <w:ins w:id="140" w:author="Ally Ward" w:date="2013-01-09T17:52:00Z"/>
                <w:rFonts w:ascii="Arial" w:hAnsi="Arial" w:cs="Arial"/>
                <w:color w:val="000000"/>
                <w:sz w:val="20"/>
                <w:szCs w:val="20"/>
              </w:rPr>
            </w:pPr>
            <w:ins w:id="141" w:author="Ally Ward" w:date="2013-01-09T17:52:00Z">
              <w:r w:rsidRPr="00891EDE">
                <w:rPr>
                  <w:rFonts w:ascii="Arial" w:hAnsi="Arial" w:cs="Arial"/>
                  <w:color w:val="000000"/>
                  <w:sz w:val="20"/>
                  <w:szCs w:val="20"/>
                </w:rPr>
                <w:t>Bulk User provisioning</w:t>
              </w:r>
            </w:ins>
          </w:p>
          <w:p w:rsidR="00891EDE" w:rsidRDefault="00891EDE" w:rsidP="00DA0F75">
            <w:pPr>
              <w:rPr>
                <w:ins w:id="142" w:author="Ally Ward" w:date="2013-01-09T17:53:00Z"/>
                <w:rFonts w:ascii="Arial" w:hAnsi="Arial" w:cs="Arial"/>
                <w:color w:val="000000"/>
                <w:sz w:val="20"/>
                <w:szCs w:val="20"/>
              </w:rPr>
            </w:pPr>
            <w:ins w:id="143" w:author="Ally Ward" w:date="2013-01-09T17:52:00Z">
              <w:r w:rsidRPr="00891EDE">
                <w:rPr>
                  <w:rFonts w:ascii="Arial" w:hAnsi="Arial" w:cs="Arial"/>
                  <w:color w:val="000000"/>
                  <w:sz w:val="20"/>
                  <w:szCs w:val="20"/>
                </w:rPr>
                <w:t>Delta bulk provisioning process</w:t>
              </w:r>
            </w:ins>
          </w:p>
          <w:p w:rsidR="00891EDE" w:rsidRDefault="00891EDE" w:rsidP="00DA0F75">
            <w:pPr>
              <w:rPr>
                <w:ins w:id="144" w:author="Ally Ward" w:date="2013-01-09T17:54:00Z"/>
                <w:rFonts w:ascii="Arial" w:hAnsi="Arial" w:cs="Arial"/>
                <w:color w:val="000000"/>
                <w:sz w:val="20"/>
                <w:szCs w:val="20"/>
              </w:rPr>
            </w:pPr>
            <w:ins w:id="145" w:author="Ally Ward" w:date="2013-01-09T17:53:00Z">
              <w:r w:rsidRPr="00891EDE">
                <w:rPr>
                  <w:rFonts w:ascii="Arial" w:hAnsi="Arial" w:cs="Arial"/>
                  <w:color w:val="000000"/>
                  <w:sz w:val="20"/>
                  <w:szCs w:val="20"/>
                </w:rPr>
                <w:t>Audit trail of Provisioning Engine portal changes</w:t>
              </w:r>
            </w:ins>
          </w:p>
          <w:p w:rsidR="005D414B" w:rsidRDefault="005D414B" w:rsidP="00DA0F75">
            <w:pPr>
              <w:rPr>
                <w:ins w:id="146" w:author="Ally Ward" w:date="2013-01-09T15:19:00Z"/>
                <w:rFonts w:ascii="Arial" w:hAnsi="Arial" w:cs="Arial"/>
                <w:color w:val="000000"/>
                <w:sz w:val="20"/>
                <w:szCs w:val="20"/>
              </w:rPr>
            </w:pPr>
            <w:ins w:id="147" w:author="Ally Ward" w:date="2013-01-09T17:54:00Z">
              <w:r w:rsidRPr="005D414B">
                <w:rPr>
                  <w:rFonts w:ascii="Arial" w:hAnsi="Arial" w:cs="Arial"/>
                  <w:color w:val="000000"/>
                  <w:sz w:val="20"/>
                  <w:szCs w:val="20"/>
                </w:rPr>
                <w:t>Allocate user's SIP URI</w:t>
              </w:r>
            </w:ins>
          </w:p>
          <w:p w:rsidR="00891EDE" w:rsidRDefault="00891EDE" w:rsidP="00DA0F75">
            <w:pPr>
              <w:rPr>
                <w:ins w:id="148" w:author="Ally Ward" w:date="2013-01-09T17:43:00Z"/>
                <w:rFonts w:ascii="Arial" w:hAnsi="Arial" w:cs="Arial"/>
                <w:color w:val="000000"/>
                <w:sz w:val="20"/>
                <w:szCs w:val="20"/>
              </w:rPr>
            </w:pPr>
            <w:ins w:id="149" w:author="Ally Ward" w:date="2013-01-09T17:43:00Z">
              <w:r w:rsidRPr="00891EDE">
                <w:rPr>
                  <w:rFonts w:ascii="Arial" w:hAnsi="Arial" w:cs="Arial"/>
                  <w:color w:val="000000"/>
                  <w:sz w:val="20"/>
                  <w:szCs w:val="20"/>
                </w:rPr>
                <w:t>Synchronisation process between EY forest and AT&amp;T forest</w:t>
              </w:r>
            </w:ins>
          </w:p>
          <w:p w:rsidR="00891EDE" w:rsidRDefault="00891EDE" w:rsidP="00DA0F75">
            <w:pPr>
              <w:rPr>
                <w:ins w:id="150" w:author="Ally Ward" w:date="2013-01-09T17:44:00Z"/>
                <w:rFonts w:ascii="Arial" w:hAnsi="Arial" w:cs="Arial"/>
                <w:color w:val="000000"/>
                <w:sz w:val="20"/>
                <w:szCs w:val="20"/>
              </w:rPr>
            </w:pPr>
            <w:ins w:id="151" w:author="Ally Ward" w:date="2013-01-09T17:43:00Z">
              <w:r w:rsidRPr="00891EDE">
                <w:rPr>
                  <w:rFonts w:ascii="Arial" w:hAnsi="Arial" w:cs="Arial"/>
                  <w:color w:val="000000"/>
                  <w:sz w:val="20"/>
                  <w:szCs w:val="20"/>
                </w:rPr>
                <w:t>User Deletion</w:t>
              </w:r>
            </w:ins>
          </w:p>
          <w:p w:rsidR="00891EDE" w:rsidRDefault="00891EDE" w:rsidP="00DA0F75">
            <w:pPr>
              <w:rPr>
                <w:ins w:id="152" w:author="Ally Ward" w:date="2013-01-09T17:44:00Z"/>
                <w:rFonts w:ascii="Arial" w:hAnsi="Arial" w:cs="Arial"/>
                <w:color w:val="000000"/>
                <w:sz w:val="20"/>
                <w:szCs w:val="20"/>
              </w:rPr>
            </w:pPr>
            <w:ins w:id="153" w:author="Ally Ward" w:date="2013-01-09T17:44:00Z">
              <w:r w:rsidRPr="00891EDE">
                <w:rPr>
                  <w:rFonts w:ascii="Arial" w:hAnsi="Arial" w:cs="Arial"/>
                  <w:color w:val="000000"/>
                  <w:sz w:val="20"/>
                  <w:szCs w:val="20"/>
                </w:rPr>
                <w:t>Logging AT&amp;T acct enabling failures</w:t>
              </w:r>
            </w:ins>
          </w:p>
          <w:p w:rsidR="00891EDE" w:rsidRDefault="00891EDE" w:rsidP="00DA0F75">
            <w:pPr>
              <w:rPr>
                <w:ins w:id="154" w:author="Ally Ward" w:date="2013-01-09T17:44:00Z"/>
                <w:rFonts w:ascii="Arial" w:hAnsi="Arial" w:cs="Arial"/>
                <w:color w:val="000000"/>
                <w:sz w:val="20"/>
                <w:szCs w:val="20"/>
              </w:rPr>
            </w:pPr>
            <w:ins w:id="155" w:author="Ally Ward" w:date="2013-01-09T17:44:00Z">
              <w:r w:rsidRPr="00891EDE">
                <w:rPr>
                  <w:rFonts w:ascii="Arial" w:hAnsi="Arial" w:cs="Arial"/>
                  <w:color w:val="000000"/>
                  <w:sz w:val="20"/>
                  <w:szCs w:val="20"/>
                </w:rPr>
                <w:t xml:space="preserve">User disablement - urgent termination </w:t>
              </w:r>
              <w:r>
                <w:rPr>
                  <w:rFonts w:ascii="Arial" w:hAnsi="Arial" w:cs="Arial"/>
                  <w:color w:val="000000"/>
                  <w:sz w:val="20"/>
                  <w:szCs w:val="20"/>
                </w:rPr>
                <w:t>–</w:t>
              </w:r>
              <w:r w:rsidRPr="00891EDE">
                <w:rPr>
                  <w:rFonts w:ascii="Arial" w:hAnsi="Arial" w:cs="Arial"/>
                  <w:color w:val="000000"/>
                  <w:sz w:val="20"/>
                  <w:szCs w:val="20"/>
                </w:rPr>
                <w:t xml:space="preserve"> Lync</w:t>
              </w:r>
            </w:ins>
          </w:p>
          <w:p w:rsidR="00891EDE" w:rsidRPr="00DA0F75" w:rsidRDefault="00891EDE" w:rsidP="00DA0F75">
            <w:pPr>
              <w:rPr>
                <w:rFonts w:ascii="Arial" w:hAnsi="Arial" w:cs="Arial"/>
                <w:color w:val="000000"/>
                <w:sz w:val="20"/>
                <w:szCs w:val="20"/>
              </w:rPr>
            </w:pPr>
            <w:ins w:id="156" w:author="Ally Ward" w:date="2013-01-09T17:44:00Z">
              <w:r w:rsidRPr="00891EDE">
                <w:rPr>
                  <w:rFonts w:ascii="Arial" w:hAnsi="Arial" w:cs="Arial"/>
                  <w:color w:val="000000"/>
                  <w:sz w:val="20"/>
                  <w:szCs w:val="20"/>
                </w:rPr>
                <w:t>User provisioning - TELURI</w:t>
              </w:r>
            </w:ins>
          </w:p>
        </w:tc>
      </w:tr>
      <w:tr w:rsidR="00FE69D1" w:rsidRPr="00DA0F75" w:rsidTr="00197C88">
        <w:trPr>
          <w:cantSplit/>
          <w:trHeight w:val="682"/>
        </w:trPr>
        <w:tc>
          <w:tcPr>
            <w:tcW w:w="1276" w:type="pct"/>
            <w:shd w:val="clear" w:color="auto" w:fill="auto"/>
            <w:hideMark/>
          </w:tcPr>
          <w:p w:rsidR="00FE69D1" w:rsidRPr="00E570FB" w:rsidRDefault="00FE69D1" w:rsidP="0080462A">
            <w:pPr>
              <w:rPr>
                <w:rFonts w:ascii="Arial" w:hAnsi="Arial" w:cs="Arial"/>
                <w:color w:val="000000"/>
                <w:sz w:val="20"/>
                <w:szCs w:val="20"/>
              </w:rPr>
            </w:pPr>
            <w:r>
              <w:rPr>
                <w:rFonts w:ascii="Arial" w:hAnsi="Arial" w:cs="Arial"/>
                <w:color w:val="000000"/>
                <w:sz w:val="20"/>
                <w:szCs w:val="20"/>
              </w:rPr>
              <w:t xml:space="preserve">LYBR-NF-AVAIL-001 </w:t>
            </w:r>
            <w:r w:rsidRPr="00E570FB">
              <w:rPr>
                <w:rFonts w:ascii="Arial" w:hAnsi="Arial" w:cs="Arial"/>
                <w:color w:val="000000"/>
                <w:sz w:val="20"/>
                <w:szCs w:val="20"/>
              </w:rPr>
              <w:t xml:space="preserve">99.9% availability </w:t>
            </w:r>
          </w:p>
        </w:tc>
        <w:tc>
          <w:tcPr>
            <w:tcW w:w="462" w:type="pct"/>
          </w:tcPr>
          <w:p w:rsidR="00FE69D1" w:rsidRPr="00DA0F75"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171" w:type="pct"/>
            <w:shd w:val="clear" w:color="auto" w:fill="auto"/>
            <w:hideMark/>
          </w:tcPr>
          <w:p w:rsidR="00FE69D1" w:rsidRDefault="00FE69D1" w:rsidP="00DA0F75">
            <w:pPr>
              <w:rPr>
                <w:rFonts w:ascii="Arial" w:hAnsi="Arial" w:cs="Arial"/>
                <w:color w:val="000000"/>
                <w:sz w:val="20"/>
                <w:szCs w:val="20"/>
              </w:rPr>
            </w:pPr>
            <w:r w:rsidRPr="00DA0F75">
              <w:rPr>
                <w:rFonts w:ascii="Arial" w:hAnsi="Arial" w:cs="Arial"/>
                <w:color w:val="000000"/>
                <w:sz w:val="20"/>
                <w:szCs w:val="20"/>
              </w:rPr>
              <w:t>LY-NF-AVAIL-002</w:t>
            </w:r>
          </w:p>
          <w:p w:rsidR="00FE69D1" w:rsidRDefault="00FE69D1" w:rsidP="00423F35">
            <w:pPr>
              <w:rPr>
                <w:rFonts w:ascii="Arial" w:hAnsi="Arial" w:cs="Arial"/>
                <w:color w:val="000000"/>
                <w:sz w:val="20"/>
                <w:szCs w:val="20"/>
              </w:rPr>
            </w:pPr>
            <w:r>
              <w:rPr>
                <w:rFonts w:ascii="Arial" w:hAnsi="Arial" w:cs="Arial"/>
                <w:color w:val="000000"/>
                <w:sz w:val="20"/>
                <w:szCs w:val="20"/>
              </w:rPr>
              <w:t>LY-NF-AVAIL-005</w:t>
            </w:r>
            <w:r>
              <w:rPr>
                <w:rFonts w:ascii="Arial" w:hAnsi="Arial" w:cs="Arial"/>
                <w:color w:val="000000"/>
                <w:sz w:val="20"/>
                <w:szCs w:val="20"/>
              </w:rPr>
              <w:br/>
              <w:t>LY-NF-AVAIL-006</w:t>
            </w:r>
          </w:p>
          <w:p w:rsidR="00FE69D1" w:rsidRDefault="00FE69D1" w:rsidP="00F665B2">
            <w:pPr>
              <w:rPr>
                <w:rFonts w:ascii="Arial" w:hAnsi="Arial" w:cs="Arial"/>
                <w:color w:val="000000"/>
                <w:sz w:val="20"/>
                <w:szCs w:val="20"/>
              </w:rPr>
            </w:pPr>
            <w:r>
              <w:rPr>
                <w:rFonts w:ascii="Arial" w:hAnsi="Arial" w:cs="Arial"/>
                <w:color w:val="000000"/>
                <w:sz w:val="20"/>
                <w:szCs w:val="20"/>
              </w:rPr>
              <w:t>LY-NF-AVAIL-012</w:t>
            </w:r>
          </w:p>
          <w:p w:rsidR="00FE69D1" w:rsidRDefault="00FE69D1" w:rsidP="00F665B2">
            <w:pPr>
              <w:rPr>
                <w:rFonts w:ascii="Arial" w:hAnsi="Arial" w:cs="Arial"/>
                <w:color w:val="000000"/>
                <w:sz w:val="20"/>
                <w:szCs w:val="20"/>
              </w:rPr>
            </w:pPr>
          </w:p>
          <w:p w:rsidR="00FE69D1" w:rsidRDefault="00FE69D1" w:rsidP="00F665B2">
            <w:pPr>
              <w:rPr>
                <w:rFonts w:ascii="Arial" w:hAnsi="Arial" w:cs="Arial"/>
                <w:color w:val="000000"/>
                <w:sz w:val="20"/>
                <w:szCs w:val="20"/>
              </w:rPr>
            </w:pPr>
            <w:r>
              <w:rPr>
                <w:rFonts w:ascii="Arial" w:hAnsi="Arial" w:cs="Arial"/>
                <w:color w:val="000000"/>
                <w:sz w:val="20"/>
                <w:szCs w:val="20"/>
              </w:rPr>
              <w:t>LY-NF-AVAIL-013</w:t>
            </w:r>
            <w:r>
              <w:rPr>
                <w:rFonts w:ascii="Arial" w:hAnsi="Arial" w:cs="Arial"/>
                <w:color w:val="000000"/>
                <w:sz w:val="20"/>
                <w:szCs w:val="20"/>
              </w:rPr>
              <w:br/>
            </w:r>
          </w:p>
          <w:p w:rsidR="00FE69D1" w:rsidRDefault="00FE69D1" w:rsidP="00F665B2">
            <w:pPr>
              <w:rPr>
                <w:rFonts w:ascii="Arial" w:hAnsi="Arial" w:cs="Arial"/>
                <w:color w:val="000000"/>
                <w:sz w:val="20"/>
                <w:szCs w:val="20"/>
              </w:rPr>
            </w:pPr>
            <w:r>
              <w:rPr>
                <w:rFonts w:ascii="Arial" w:hAnsi="Arial" w:cs="Arial"/>
                <w:color w:val="000000"/>
                <w:sz w:val="20"/>
                <w:szCs w:val="20"/>
              </w:rPr>
              <w:t>LY-NF-AVAIL-014</w:t>
            </w:r>
          </w:p>
          <w:p w:rsidR="00FE69D1" w:rsidRPr="00DA0F75" w:rsidRDefault="00FE69D1" w:rsidP="00DA0F75">
            <w:pPr>
              <w:rPr>
                <w:rFonts w:ascii="Arial" w:hAnsi="Arial" w:cs="Arial"/>
                <w:color w:val="000000"/>
                <w:sz w:val="20"/>
                <w:szCs w:val="20"/>
              </w:rPr>
            </w:pPr>
          </w:p>
        </w:tc>
        <w:tc>
          <w:tcPr>
            <w:tcW w:w="2091" w:type="pct"/>
            <w:shd w:val="clear" w:color="auto" w:fill="auto"/>
            <w:hideMark/>
          </w:tcPr>
          <w:p w:rsidR="00FE69D1" w:rsidRDefault="00FE69D1" w:rsidP="00DA0F75">
            <w:pPr>
              <w:rPr>
                <w:rFonts w:ascii="Arial" w:hAnsi="Arial" w:cs="Arial"/>
                <w:color w:val="000000"/>
                <w:sz w:val="20"/>
                <w:szCs w:val="20"/>
              </w:rPr>
            </w:pPr>
            <w:r w:rsidRPr="00DA0F75">
              <w:rPr>
                <w:rFonts w:ascii="Arial" w:hAnsi="Arial" w:cs="Arial"/>
                <w:color w:val="000000"/>
                <w:sz w:val="20"/>
                <w:szCs w:val="20"/>
              </w:rPr>
              <w:t>24/7 global access</w:t>
            </w:r>
          </w:p>
          <w:p w:rsidR="00FE69D1" w:rsidRDefault="00FE69D1" w:rsidP="00DA0F75">
            <w:pPr>
              <w:rPr>
                <w:rFonts w:ascii="Arial" w:hAnsi="Arial" w:cs="Arial"/>
                <w:color w:val="000000"/>
                <w:sz w:val="20"/>
                <w:szCs w:val="20"/>
              </w:rPr>
            </w:pPr>
            <w:r w:rsidRPr="00423F35">
              <w:rPr>
                <w:rFonts w:ascii="Arial" w:hAnsi="Arial" w:cs="Arial"/>
                <w:color w:val="000000"/>
                <w:sz w:val="20"/>
                <w:szCs w:val="20"/>
              </w:rPr>
              <w:t>99.9% availability of core Lync</w:t>
            </w:r>
          </w:p>
          <w:p w:rsidR="00FE69D1" w:rsidRDefault="00FE69D1" w:rsidP="00DA0F75">
            <w:pPr>
              <w:rPr>
                <w:rFonts w:ascii="Arial" w:hAnsi="Arial" w:cs="Arial"/>
                <w:color w:val="000000"/>
                <w:sz w:val="20"/>
                <w:szCs w:val="20"/>
              </w:rPr>
            </w:pPr>
            <w:r w:rsidRPr="00423F35">
              <w:rPr>
                <w:rFonts w:ascii="Arial" w:hAnsi="Arial" w:cs="Arial"/>
                <w:color w:val="000000"/>
                <w:sz w:val="20"/>
                <w:szCs w:val="20"/>
              </w:rPr>
              <w:t>99.99% avail</w:t>
            </w:r>
            <w:r>
              <w:rPr>
                <w:rFonts w:ascii="Arial" w:hAnsi="Arial" w:cs="Arial"/>
                <w:color w:val="000000"/>
                <w:sz w:val="20"/>
                <w:szCs w:val="20"/>
              </w:rPr>
              <w:t>a</w:t>
            </w:r>
            <w:r w:rsidRPr="00423F35">
              <w:rPr>
                <w:rFonts w:ascii="Arial" w:hAnsi="Arial" w:cs="Arial"/>
                <w:color w:val="000000"/>
                <w:sz w:val="20"/>
                <w:szCs w:val="20"/>
              </w:rPr>
              <w:t>bility of outbound dial</w:t>
            </w:r>
          </w:p>
          <w:p w:rsidR="00FE69D1" w:rsidRDefault="00FE69D1" w:rsidP="00F665B2">
            <w:pPr>
              <w:rPr>
                <w:rFonts w:ascii="Arial" w:hAnsi="Arial" w:cs="Arial"/>
                <w:color w:val="000000"/>
                <w:sz w:val="20"/>
                <w:szCs w:val="20"/>
              </w:rPr>
            </w:pPr>
            <w:r w:rsidRPr="00DF3CA5">
              <w:rPr>
                <w:rFonts w:ascii="Arial" w:hAnsi="Arial" w:cs="Arial"/>
                <w:color w:val="000000"/>
                <w:sz w:val="20"/>
                <w:szCs w:val="20"/>
              </w:rPr>
              <w:t>Minimum 50,000 Lync users in AMER region 9% per annum growth</w:t>
            </w:r>
          </w:p>
          <w:p w:rsidR="00FE69D1" w:rsidRDefault="00FE69D1" w:rsidP="00F665B2">
            <w:pPr>
              <w:rPr>
                <w:rFonts w:ascii="Arial" w:hAnsi="Arial" w:cs="Arial"/>
                <w:color w:val="000000"/>
                <w:sz w:val="20"/>
                <w:szCs w:val="20"/>
              </w:rPr>
            </w:pPr>
            <w:r w:rsidRPr="00DF3CA5">
              <w:rPr>
                <w:rFonts w:ascii="Arial" w:hAnsi="Arial" w:cs="Arial"/>
                <w:color w:val="000000"/>
                <w:sz w:val="20"/>
                <w:szCs w:val="20"/>
              </w:rPr>
              <w:t>Minimum of 90,000 Lync users in EMEIA region with 9% per annum growth</w:t>
            </w:r>
          </w:p>
          <w:p w:rsidR="00FE69D1" w:rsidRPr="00DA0F75" w:rsidRDefault="00FE69D1" w:rsidP="00F665B2">
            <w:pPr>
              <w:rPr>
                <w:rFonts w:ascii="Arial" w:hAnsi="Arial" w:cs="Arial"/>
                <w:color w:val="000000"/>
                <w:sz w:val="20"/>
                <w:szCs w:val="20"/>
              </w:rPr>
            </w:pPr>
            <w:r w:rsidRPr="00DF3CA5">
              <w:rPr>
                <w:rFonts w:ascii="Arial" w:hAnsi="Arial" w:cs="Arial"/>
                <w:color w:val="000000"/>
                <w:sz w:val="20"/>
                <w:szCs w:val="20"/>
              </w:rPr>
              <w:t>Minimum of 40,000 Lync users in ASIAPAC region with 9% per annum growth</w:t>
            </w:r>
          </w:p>
        </w:tc>
      </w:tr>
      <w:tr w:rsidR="00FE69D1" w:rsidRPr="00DA0F75" w:rsidTr="00197C88">
        <w:trPr>
          <w:cantSplit/>
          <w:trHeight w:val="692"/>
        </w:trPr>
        <w:tc>
          <w:tcPr>
            <w:tcW w:w="1276" w:type="pct"/>
            <w:shd w:val="clear" w:color="auto" w:fill="auto"/>
            <w:hideMark/>
          </w:tcPr>
          <w:p w:rsidR="00FE69D1" w:rsidRPr="00E570FB" w:rsidRDefault="00FE69D1" w:rsidP="0080462A">
            <w:pPr>
              <w:rPr>
                <w:rFonts w:ascii="Arial" w:hAnsi="Arial" w:cs="Arial"/>
                <w:color w:val="000000"/>
                <w:sz w:val="20"/>
                <w:szCs w:val="20"/>
              </w:rPr>
            </w:pPr>
            <w:r>
              <w:rPr>
                <w:rFonts w:ascii="Arial" w:hAnsi="Arial" w:cs="Arial"/>
                <w:color w:val="000000"/>
                <w:sz w:val="20"/>
                <w:szCs w:val="20"/>
              </w:rPr>
              <w:t xml:space="preserve">LYBR-NF-AVAIL-003 </w:t>
            </w:r>
            <w:r w:rsidRPr="00E570FB">
              <w:rPr>
                <w:rFonts w:ascii="Arial" w:hAnsi="Arial" w:cs="Arial"/>
                <w:color w:val="000000"/>
                <w:sz w:val="20"/>
                <w:szCs w:val="20"/>
              </w:rPr>
              <w:t xml:space="preserve">Consistent performance, scalability and high availability </w:t>
            </w:r>
          </w:p>
        </w:tc>
        <w:tc>
          <w:tcPr>
            <w:tcW w:w="462" w:type="pct"/>
          </w:tcPr>
          <w:p w:rsidR="00FE69D1" w:rsidRPr="00DA0F75"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171" w:type="pct"/>
            <w:shd w:val="clear" w:color="auto" w:fill="auto"/>
            <w:hideMark/>
          </w:tcPr>
          <w:p w:rsidR="00FE69D1" w:rsidRDefault="00FE69D1" w:rsidP="00DA0F75">
            <w:pPr>
              <w:rPr>
                <w:rFonts w:ascii="Arial" w:hAnsi="Arial" w:cs="Arial"/>
                <w:color w:val="000000"/>
                <w:sz w:val="20"/>
                <w:szCs w:val="20"/>
              </w:rPr>
            </w:pPr>
            <w:r w:rsidRPr="00DA0F75">
              <w:rPr>
                <w:rFonts w:ascii="Arial" w:hAnsi="Arial" w:cs="Arial"/>
                <w:color w:val="000000"/>
                <w:sz w:val="20"/>
                <w:szCs w:val="20"/>
              </w:rPr>
              <w:t>LY-NF-AVAIL-002</w:t>
            </w:r>
          </w:p>
          <w:p w:rsidR="00FE69D1" w:rsidRDefault="00FE69D1" w:rsidP="00423F35">
            <w:pPr>
              <w:rPr>
                <w:rFonts w:ascii="Arial" w:hAnsi="Arial" w:cs="Arial"/>
                <w:color w:val="000000"/>
                <w:sz w:val="20"/>
                <w:szCs w:val="20"/>
              </w:rPr>
            </w:pPr>
            <w:r>
              <w:rPr>
                <w:rFonts w:ascii="Arial" w:hAnsi="Arial" w:cs="Arial"/>
                <w:color w:val="000000"/>
                <w:sz w:val="20"/>
                <w:szCs w:val="20"/>
              </w:rPr>
              <w:t>LY-NF-AVAIL-004</w:t>
            </w:r>
            <w:r>
              <w:rPr>
                <w:rFonts w:ascii="Arial" w:hAnsi="Arial" w:cs="Arial"/>
                <w:color w:val="000000"/>
                <w:sz w:val="20"/>
                <w:szCs w:val="20"/>
              </w:rPr>
              <w:br/>
              <w:t>LY-NF-AVAIL-005</w:t>
            </w:r>
          </w:p>
          <w:p w:rsidR="00FE69D1" w:rsidRDefault="00FE69D1" w:rsidP="00DF3CA5">
            <w:pPr>
              <w:rPr>
                <w:rFonts w:ascii="Arial" w:hAnsi="Arial" w:cs="Arial"/>
                <w:color w:val="000000"/>
                <w:sz w:val="20"/>
                <w:szCs w:val="20"/>
              </w:rPr>
            </w:pPr>
            <w:r>
              <w:rPr>
                <w:rFonts w:ascii="Arial" w:hAnsi="Arial" w:cs="Arial"/>
                <w:color w:val="000000"/>
                <w:sz w:val="20"/>
                <w:szCs w:val="20"/>
              </w:rPr>
              <w:t>LY-NF-AVAIL-006</w:t>
            </w:r>
            <w:r>
              <w:rPr>
                <w:rFonts w:ascii="Arial" w:hAnsi="Arial" w:cs="Arial"/>
                <w:color w:val="000000"/>
                <w:sz w:val="20"/>
                <w:szCs w:val="20"/>
              </w:rPr>
              <w:br/>
              <w:t>LY-NF-AVAIL-012</w:t>
            </w:r>
          </w:p>
          <w:p w:rsidR="00FE69D1" w:rsidRDefault="00FE69D1" w:rsidP="00DF3CA5">
            <w:pPr>
              <w:rPr>
                <w:rFonts w:ascii="Arial" w:hAnsi="Arial" w:cs="Arial"/>
                <w:color w:val="000000"/>
                <w:sz w:val="20"/>
                <w:szCs w:val="20"/>
              </w:rPr>
            </w:pPr>
          </w:p>
          <w:p w:rsidR="00FE69D1" w:rsidRDefault="00FE69D1" w:rsidP="00DF3CA5">
            <w:pPr>
              <w:rPr>
                <w:rFonts w:ascii="Arial" w:hAnsi="Arial" w:cs="Arial"/>
                <w:color w:val="000000"/>
                <w:sz w:val="20"/>
                <w:szCs w:val="20"/>
              </w:rPr>
            </w:pPr>
            <w:r>
              <w:rPr>
                <w:rFonts w:ascii="Arial" w:hAnsi="Arial" w:cs="Arial"/>
                <w:color w:val="000000"/>
                <w:sz w:val="20"/>
                <w:szCs w:val="20"/>
              </w:rPr>
              <w:t>LY-NF-AVAIL-013</w:t>
            </w:r>
            <w:r>
              <w:rPr>
                <w:rFonts w:ascii="Arial" w:hAnsi="Arial" w:cs="Arial"/>
                <w:color w:val="000000"/>
                <w:sz w:val="20"/>
                <w:szCs w:val="20"/>
              </w:rPr>
              <w:br/>
            </w:r>
          </w:p>
          <w:p w:rsidR="00FE69D1" w:rsidRDefault="00FE69D1" w:rsidP="00DF3CA5">
            <w:pPr>
              <w:rPr>
                <w:rFonts w:ascii="Arial" w:hAnsi="Arial" w:cs="Arial"/>
                <w:color w:val="000000"/>
                <w:sz w:val="20"/>
                <w:szCs w:val="20"/>
              </w:rPr>
            </w:pPr>
            <w:r>
              <w:rPr>
                <w:rFonts w:ascii="Arial" w:hAnsi="Arial" w:cs="Arial"/>
                <w:color w:val="000000"/>
                <w:sz w:val="20"/>
                <w:szCs w:val="20"/>
              </w:rPr>
              <w:t>LY-NF-AVAIL-014</w:t>
            </w:r>
          </w:p>
          <w:p w:rsidR="00FE69D1" w:rsidRPr="00DA0F75" w:rsidRDefault="00FE69D1" w:rsidP="00DA0F75">
            <w:pPr>
              <w:rPr>
                <w:rFonts w:ascii="Arial" w:hAnsi="Arial" w:cs="Arial"/>
                <w:color w:val="000000"/>
                <w:sz w:val="20"/>
                <w:szCs w:val="20"/>
              </w:rPr>
            </w:pPr>
          </w:p>
        </w:tc>
        <w:tc>
          <w:tcPr>
            <w:tcW w:w="2091" w:type="pct"/>
            <w:shd w:val="clear" w:color="auto" w:fill="auto"/>
            <w:hideMark/>
          </w:tcPr>
          <w:p w:rsidR="00FE69D1" w:rsidRDefault="00FE69D1" w:rsidP="00DA0F75">
            <w:pPr>
              <w:rPr>
                <w:rFonts w:ascii="Arial" w:hAnsi="Arial" w:cs="Arial"/>
                <w:color w:val="000000"/>
                <w:sz w:val="20"/>
                <w:szCs w:val="20"/>
              </w:rPr>
            </w:pPr>
            <w:r w:rsidRPr="00DA0F75">
              <w:rPr>
                <w:rFonts w:ascii="Arial" w:hAnsi="Arial" w:cs="Arial"/>
                <w:color w:val="000000"/>
                <w:sz w:val="20"/>
                <w:szCs w:val="20"/>
              </w:rPr>
              <w:t>24/7 global access</w:t>
            </w:r>
          </w:p>
          <w:p w:rsidR="00FE69D1" w:rsidRDefault="00FE69D1" w:rsidP="00423F35">
            <w:pPr>
              <w:rPr>
                <w:rFonts w:ascii="Arial" w:hAnsi="Arial" w:cs="Arial"/>
                <w:color w:val="000000"/>
                <w:sz w:val="20"/>
                <w:szCs w:val="20"/>
              </w:rPr>
            </w:pPr>
            <w:r w:rsidRPr="00DF3CA5">
              <w:rPr>
                <w:rFonts w:ascii="Arial" w:hAnsi="Arial" w:cs="Arial"/>
                <w:color w:val="000000"/>
                <w:sz w:val="20"/>
                <w:szCs w:val="20"/>
              </w:rPr>
              <w:t>Support for minimum 176,000 Lync users</w:t>
            </w:r>
          </w:p>
          <w:p w:rsidR="00FE69D1" w:rsidRDefault="00FE69D1" w:rsidP="00423F35">
            <w:pPr>
              <w:rPr>
                <w:rFonts w:ascii="Arial" w:hAnsi="Arial" w:cs="Arial"/>
                <w:color w:val="000000"/>
                <w:sz w:val="20"/>
                <w:szCs w:val="20"/>
              </w:rPr>
            </w:pPr>
            <w:r w:rsidRPr="00423F35">
              <w:rPr>
                <w:rFonts w:ascii="Arial" w:hAnsi="Arial" w:cs="Arial"/>
                <w:color w:val="000000"/>
                <w:sz w:val="20"/>
                <w:szCs w:val="20"/>
              </w:rPr>
              <w:t>99.9% availability of core Lync</w:t>
            </w:r>
          </w:p>
          <w:p w:rsidR="00FE69D1" w:rsidRDefault="00FE69D1" w:rsidP="00423F35">
            <w:pPr>
              <w:rPr>
                <w:rFonts w:ascii="Arial" w:hAnsi="Arial" w:cs="Arial"/>
                <w:color w:val="000000"/>
                <w:sz w:val="20"/>
                <w:szCs w:val="20"/>
              </w:rPr>
            </w:pPr>
            <w:r w:rsidRPr="00423F35">
              <w:rPr>
                <w:rFonts w:ascii="Arial" w:hAnsi="Arial" w:cs="Arial"/>
                <w:color w:val="000000"/>
                <w:sz w:val="20"/>
                <w:szCs w:val="20"/>
              </w:rPr>
              <w:t>99.99% avail</w:t>
            </w:r>
            <w:r>
              <w:rPr>
                <w:rFonts w:ascii="Arial" w:hAnsi="Arial" w:cs="Arial"/>
                <w:color w:val="000000"/>
                <w:sz w:val="20"/>
                <w:szCs w:val="20"/>
              </w:rPr>
              <w:t>a</w:t>
            </w:r>
            <w:r w:rsidRPr="00423F35">
              <w:rPr>
                <w:rFonts w:ascii="Arial" w:hAnsi="Arial" w:cs="Arial"/>
                <w:color w:val="000000"/>
                <w:sz w:val="20"/>
                <w:szCs w:val="20"/>
              </w:rPr>
              <w:t>bility of outbound dial</w:t>
            </w:r>
          </w:p>
          <w:p w:rsidR="00FE69D1" w:rsidRDefault="00FE69D1" w:rsidP="00423F35">
            <w:pPr>
              <w:rPr>
                <w:rFonts w:ascii="Arial" w:hAnsi="Arial" w:cs="Arial"/>
                <w:color w:val="000000"/>
                <w:sz w:val="20"/>
                <w:szCs w:val="20"/>
              </w:rPr>
            </w:pPr>
            <w:r w:rsidRPr="00DF3CA5">
              <w:rPr>
                <w:rFonts w:ascii="Arial" w:hAnsi="Arial" w:cs="Arial"/>
                <w:color w:val="000000"/>
                <w:sz w:val="20"/>
                <w:szCs w:val="20"/>
              </w:rPr>
              <w:t>Minimum 50,000 Lync users in AMER region 9% per annum growth</w:t>
            </w:r>
          </w:p>
          <w:p w:rsidR="00FE69D1" w:rsidRDefault="00FE69D1" w:rsidP="00423F35">
            <w:pPr>
              <w:rPr>
                <w:rFonts w:ascii="Arial" w:hAnsi="Arial" w:cs="Arial"/>
                <w:color w:val="000000"/>
                <w:sz w:val="20"/>
                <w:szCs w:val="20"/>
              </w:rPr>
            </w:pPr>
            <w:r w:rsidRPr="00DF3CA5">
              <w:rPr>
                <w:rFonts w:ascii="Arial" w:hAnsi="Arial" w:cs="Arial"/>
                <w:color w:val="000000"/>
                <w:sz w:val="20"/>
                <w:szCs w:val="20"/>
              </w:rPr>
              <w:t>Minimum of 90,000 Lync users in EMEIA region with 9% per annum growth</w:t>
            </w:r>
          </w:p>
          <w:p w:rsidR="00FE69D1" w:rsidRPr="00DA0F75" w:rsidRDefault="00FE69D1" w:rsidP="00423F35">
            <w:pPr>
              <w:rPr>
                <w:rFonts w:ascii="Arial" w:hAnsi="Arial" w:cs="Arial"/>
                <w:color w:val="000000"/>
                <w:sz w:val="20"/>
                <w:szCs w:val="20"/>
              </w:rPr>
            </w:pPr>
            <w:r w:rsidRPr="00DF3CA5">
              <w:rPr>
                <w:rFonts w:ascii="Arial" w:hAnsi="Arial" w:cs="Arial"/>
                <w:color w:val="000000"/>
                <w:sz w:val="20"/>
                <w:szCs w:val="20"/>
              </w:rPr>
              <w:t>Minimum of 40,000 Lync users in ASIAPAC region with 9% per annum growth</w:t>
            </w:r>
          </w:p>
        </w:tc>
      </w:tr>
      <w:tr w:rsidR="00FE69D1" w:rsidRPr="00DA0F75" w:rsidTr="00197C88">
        <w:trPr>
          <w:cantSplit/>
          <w:trHeight w:val="692"/>
        </w:trPr>
        <w:tc>
          <w:tcPr>
            <w:tcW w:w="1276" w:type="pct"/>
            <w:shd w:val="clear" w:color="auto" w:fill="auto"/>
            <w:hideMark/>
          </w:tcPr>
          <w:p w:rsidR="00FE69D1" w:rsidRPr="00E570FB" w:rsidRDefault="00FE69D1" w:rsidP="0080462A">
            <w:pPr>
              <w:rPr>
                <w:rFonts w:ascii="Arial" w:hAnsi="Arial" w:cs="Arial"/>
                <w:color w:val="000000"/>
                <w:sz w:val="20"/>
                <w:szCs w:val="20"/>
              </w:rPr>
            </w:pPr>
            <w:r>
              <w:rPr>
                <w:rFonts w:ascii="Arial" w:hAnsi="Arial" w:cs="Arial"/>
                <w:color w:val="000000"/>
                <w:sz w:val="20"/>
                <w:szCs w:val="20"/>
              </w:rPr>
              <w:t>LYBR-NF-AVAIL-002 AV conferencing and Voice calls restricted if Network bandwidth is limited</w:t>
            </w:r>
          </w:p>
        </w:tc>
        <w:tc>
          <w:tcPr>
            <w:tcW w:w="462" w:type="pct"/>
          </w:tcPr>
          <w:p w:rsidR="00FE69D1"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171" w:type="pct"/>
            <w:shd w:val="clear" w:color="auto" w:fill="auto"/>
            <w:hideMark/>
          </w:tcPr>
          <w:p w:rsidR="00FE69D1" w:rsidRPr="00DA0F75" w:rsidRDefault="00FE69D1" w:rsidP="00DA0F75">
            <w:pPr>
              <w:rPr>
                <w:rFonts w:ascii="Arial" w:hAnsi="Arial" w:cs="Arial"/>
                <w:color w:val="000000"/>
                <w:sz w:val="20"/>
                <w:szCs w:val="20"/>
              </w:rPr>
            </w:pPr>
            <w:r>
              <w:rPr>
                <w:rFonts w:ascii="Arial" w:hAnsi="Arial" w:cs="Arial"/>
                <w:color w:val="000000"/>
                <w:sz w:val="20"/>
                <w:szCs w:val="20"/>
              </w:rPr>
              <w:t>LY-NF-AVAIL-007</w:t>
            </w:r>
          </w:p>
        </w:tc>
        <w:tc>
          <w:tcPr>
            <w:tcW w:w="2091" w:type="pct"/>
            <w:shd w:val="clear" w:color="auto" w:fill="auto"/>
            <w:hideMark/>
          </w:tcPr>
          <w:p w:rsidR="00FE69D1" w:rsidRPr="00DA0F75" w:rsidRDefault="00FE69D1" w:rsidP="00DA0F75">
            <w:pPr>
              <w:rPr>
                <w:rFonts w:ascii="Arial" w:hAnsi="Arial" w:cs="Arial"/>
                <w:color w:val="000000"/>
                <w:sz w:val="20"/>
                <w:szCs w:val="20"/>
              </w:rPr>
            </w:pPr>
            <w:r>
              <w:rPr>
                <w:rFonts w:ascii="Arial" w:hAnsi="Arial" w:cs="Arial"/>
                <w:color w:val="000000"/>
                <w:sz w:val="20"/>
                <w:szCs w:val="20"/>
              </w:rPr>
              <w:t>AV conferencing and Voice calls restricted if Network bandwidth is limited</w:t>
            </w:r>
          </w:p>
        </w:tc>
      </w:tr>
      <w:tr w:rsidR="00FE69D1" w:rsidRPr="00DA0F75" w:rsidTr="00197C88">
        <w:trPr>
          <w:cantSplit/>
          <w:trHeight w:val="2403"/>
        </w:trPr>
        <w:tc>
          <w:tcPr>
            <w:tcW w:w="1276" w:type="pct"/>
            <w:shd w:val="clear" w:color="auto" w:fill="auto"/>
            <w:hideMark/>
          </w:tcPr>
          <w:p w:rsidR="00FE69D1" w:rsidRPr="00DA0F75" w:rsidRDefault="00FE69D1" w:rsidP="00DA0F75">
            <w:pPr>
              <w:rPr>
                <w:rFonts w:ascii="Arial" w:hAnsi="Arial" w:cs="Arial"/>
                <w:color w:val="000000"/>
                <w:sz w:val="20"/>
                <w:szCs w:val="20"/>
              </w:rPr>
            </w:pPr>
            <w:r>
              <w:rPr>
                <w:rFonts w:ascii="Arial" w:hAnsi="Arial" w:cs="Arial"/>
                <w:color w:val="000000"/>
                <w:sz w:val="20"/>
                <w:szCs w:val="20"/>
              </w:rPr>
              <w:t xml:space="preserve">LYBR-SEC-001 </w:t>
            </w:r>
            <w:r w:rsidRPr="00DA0F75">
              <w:rPr>
                <w:rFonts w:ascii="Arial" w:hAnsi="Arial" w:cs="Arial"/>
                <w:color w:val="000000"/>
                <w:sz w:val="20"/>
                <w:szCs w:val="20"/>
              </w:rPr>
              <w:t>Adherence to EY's Security Policies</w:t>
            </w:r>
          </w:p>
        </w:tc>
        <w:tc>
          <w:tcPr>
            <w:tcW w:w="462" w:type="pct"/>
          </w:tcPr>
          <w:p w:rsidR="00FE69D1" w:rsidRPr="00DA0F75"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171" w:type="pct"/>
            <w:shd w:val="clear" w:color="auto" w:fill="auto"/>
            <w:hideMark/>
          </w:tcPr>
          <w:p w:rsidR="00FE69D1" w:rsidRDefault="00FE69D1" w:rsidP="00A95C54">
            <w:pPr>
              <w:rPr>
                <w:rFonts w:ascii="Arial" w:hAnsi="Arial" w:cs="Arial"/>
                <w:color w:val="000000"/>
                <w:sz w:val="20"/>
                <w:szCs w:val="20"/>
              </w:rPr>
            </w:pPr>
            <w:r w:rsidRPr="00DA0F75">
              <w:rPr>
                <w:rFonts w:ascii="Arial" w:hAnsi="Arial" w:cs="Arial"/>
                <w:color w:val="000000"/>
                <w:sz w:val="20"/>
                <w:szCs w:val="20"/>
              </w:rPr>
              <w:t>LY-SEC-001</w:t>
            </w:r>
            <w:r w:rsidRPr="00DA0F75">
              <w:rPr>
                <w:rFonts w:ascii="Arial" w:hAnsi="Arial" w:cs="Arial"/>
                <w:color w:val="000000"/>
                <w:sz w:val="20"/>
                <w:szCs w:val="20"/>
              </w:rPr>
              <w:br/>
              <w:t>LY-SEC-002</w:t>
            </w:r>
            <w:r w:rsidRPr="00DA0F75">
              <w:rPr>
                <w:rFonts w:ascii="Arial" w:hAnsi="Arial" w:cs="Arial"/>
                <w:color w:val="000000"/>
                <w:sz w:val="20"/>
                <w:szCs w:val="20"/>
              </w:rPr>
              <w:br/>
              <w:t>LY-SEC-</w:t>
            </w:r>
            <w:r>
              <w:rPr>
                <w:rFonts w:ascii="Arial" w:hAnsi="Arial" w:cs="Arial"/>
                <w:color w:val="000000"/>
                <w:sz w:val="20"/>
                <w:szCs w:val="20"/>
              </w:rPr>
              <w:t>PARM-001</w:t>
            </w:r>
            <w:r w:rsidRPr="00DA0F75">
              <w:rPr>
                <w:rFonts w:ascii="Arial" w:hAnsi="Arial" w:cs="Arial"/>
                <w:color w:val="000000"/>
                <w:sz w:val="20"/>
                <w:szCs w:val="20"/>
              </w:rPr>
              <w:br/>
              <w:t>LY-SEC-</w:t>
            </w:r>
            <w:r>
              <w:rPr>
                <w:rFonts w:ascii="Arial" w:hAnsi="Arial" w:cs="Arial"/>
                <w:color w:val="000000"/>
                <w:sz w:val="20"/>
                <w:szCs w:val="20"/>
              </w:rPr>
              <w:t>PARM-002</w:t>
            </w:r>
            <w:r w:rsidRPr="00DA0F75">
              <w:rPr>
                <w:rFonts w:ascii="Arial" w:hAnsi="Arial" w:cs="Arial"/>
                <w:color w:val="000000"/>
                <w:sz w:val="20"/>
                <w:szCs w:val="20"/>
              </w:rPr>
              <w:br/>
              <w:t>LY-SEC-</w:t>
            </w:r>
            <w:r>
              <w:rPr>
                <w:rFonts w:ascii="Arial" w:hAnsi="Arial" w:cs="Arial"/>
                <w:color w:val="000000"/>
                <w:sz w:val="20"/>
                <w:szCs w:val="20"/>
              </w:rPr>
              <w:t>PARM-003</w:t>
            </w:r>
          </w:p>
          <w:p w:rsidR="00FE69D1" w:rsidRDefault="00FE69D1" w:rsidP="00773F4E">
            <w:pPr>
              <w:rPr>
                <w:rFonts w:ascii="Arial" w:hAnsi="Arial" w:cs="Arial"/>
                <w:color w:val="000000"/>
                <w:sz w:val="20"/>
                <w:szCs w:val="20"/>
              </w:rPr>
            </w:pPr>
            <w:r w:rsidRPr="00DA0F75">
              <w:rPr>
                <w:rFonts w:ascii="Arial" w:hAnsi="Arial" w:cs="Arial"/>
                <w:color w:val="000000"/>
                <w:sz w:val="20"/>
                <w:szCs w:val="20"/>
              </w:rPr>
              <w:t>LY-SEC-003</w:t>
            </w:r>
            <w:r w:rsidRPr="00DA0F75">
              <w:rPr>
                <w:rFonts w:ascii="Arial" w:hAnsi="Arial" w:cs="Arial"/>
                <w:color w:val="000000"/>
                <w:sz w:val="20"/>
                <w:szCs w:val="20"/>
              </w:rPr>
              <w:br/>
              <w:t>LY-SEC-004</w:t>
            </w:r>
            <w:r w:rsidRPr="00DA0F75">
              <w:rPr>
                <w:rFonts w:ascii="Arial" w:hAnsi="Arial" w:cs="Arial"/>
                <w:color w:val="000000"/>
                <w:sz w:val="20"/>
                <w:szCs w:val="20"/>
              </w:rPr>
              <w:br/>
            </w:r>
          </w:p>
          <w:p w:rsidR="00FE69D1" w:rsidRDefault="00FE69D1" w:rsidP="00773F4E">
            <w:pPr>
              <w:rPr>
                <w:ins w:id="157" w:author="Ally Ward" w:date="2012-11-02T14:11:00Z"/>
                <w:rFonts w:ascii="Arial" w:hAnsi="Arial" w:cs="Arial"/>
                <w:color w:val="000000"/>
                <w:sz w:val="20"/>
                <w:szCs w:val="20"/>
              </w:rPr>
            </w:pPr>
            <w:r w:rsidRPr="00DA0F75">
              <w:rPr>
                <w:rFonts w:ascii="Arial" w:hAnsi="Arial" w:cs="Arial"/>
                <w:color w:val="000000"/>
                <w:sz w:val="20"/>
                <w:szCs w:val="20"/>
              </w:rPr>
              <w:t>LY-SEC-005</w:t>
            </w:r>
            <w:r w:rsidRPr="00DA0F75">
              <w:rPr>
                <w:rFonts w:ascii="Arial" w:hAnsi="Arial" w:cs="Arial"/>
                <w:color w:val="000000"/>
                <w:sz w:val="20"/>
                <w:szCs w:val="20"/>
              </w:rPr>
              <w:br/>
              <w:t>LY-SEC-006</w:t>
            </w:r>
            <w:r w:rsidRPr="00DA0F75">
              <w:rPr>
                <w:rFonts w:ascii="Arial" w:hAnsi="Arial" w:cs="Arial"/>
                <w:color w:val="000000"/>
                <w:sz w:val="20"/>
                <w:szCs w:val="20"/>
              </w:rPr>
              <w:br/>
              <w:t>LY-SEC-007</w:t>
            </w:r>
          </w:p>
          <w:p w:rsidR="00FE69D1" w:rsidRDefault="00FE69D1" w:rsidP="00773F4E">
            <w:pPr>
              <w:rPr>
                <w:ins w:id="158" w:author="Ally Ward" w:date="2012-11-02T14:11:00Z"/>
                <w:rFonts w:ascii="Arial" w:hAnsi="Arial" w:cs="Arial"/>
                <w:color w:val="000000"/>
                <w:sz w:val="20"/>
                <w:szCs w:val="20"/>
              </w:rPr>
            </w:pPr>
          </w:p>
          <w:p w:rsidR="00FE69D1" w:rsidRPr="00DA0F75" w:rsidRDefault="00FE69D1" w:rsidP="00773F4E">
            <w:pPr>
              <w:rPr>
                <w:rFonts w:ascii="Arial" w:hAnsi="Arial" w:cs="Arial"/>
                <w:color w:val="000000"/>
                <w:sz w:val="20"/>
                <w:szCs w:val="20"/>
              </w:rPr>
            </w:pPr>
            <w:ins w:id="159" w:author="Ally Ward" w:date="2012-11-02T14:11:00Z">
              <w:r w:rsidRPr="00B44351">
                <w:rPr>
                  <w:rFonts w:ascii="Arial" w:hAnsi="Arial" w:cs="Arial"/>
                  <w:color w:val="000000"/>
                  <w:sz w:val="20"/>
                  <w:szCs w:val="20"/>
                </w:rPr>
                <w:t>LY-SEC-019</w:t>
              </w:r>
            </w:ins>
          </w:p>
        </w:tc>
        <w:tc>
          <w:tcPr>
            <w:tcW w:w="2091" w:type="pct"/>
            <w:shd w:val="clear" w:color="auto" w:fill="auto"/>
            <w:hideMark/>
          </w:tcPr>
          <w:p w:rsidR="00FE69D1" w:rsidRDefault="00FE69D1" w:rsidP="00773F4E">
            <w:pPr>
              <w:rPr>
                <w:ins w:id="160" w:author="Ally Ward" w:date="2012-11-02T14:11:00Z"/>
                <w:rFonts w:ascii="Arial" w:hAnsi="Arial" w:cs="Arial"/>
                <w:color w:val="000000"/>
                <w:sz w:val="20"/>
                <w:szCs w:val="20"/>
              </w:rPr>
            </w:pPr>
            <w:r w:rsidRPr="00DA0F75">
              <w:rPr>
                <w:rFonts w:ascii="Arial" w:hAnsi="Arial" w:cs="Arial"/>
                <w:color w:val="000000"/>
                <w:sz w:val="20"/>
                <w:szCs w:val="20"/>
              </w:rPr>
              <w:t>All IM traffic must be encrypted</w:t>
            </w:r>
            <w:r w:rsidRPr="00DA0F75">
              <w:rPr>
                <w:rFonts w:ascii="Arial" w:hAnsi="Arial" w:cs="Arial"/>
                <w:color w:val="000000"/>
                <w:sz w:val="20"/>
                <w:szCs w:val="20"/>
              </w:rPr>
              <w:br/>
              <w:t xml:space="preserve">Single sign </w:t>
            </w:r>
            <w:r>
              <w:rPr>
                <w:rFonts w:ascii="Arial" w:hAnsi="Arial" w:cs="Arial"/>
                <w:color w:val="000000"/>
                <w:sz w:val="20"/>
                <w:szCs w:val="20"/>
              </w:rPr>
              <w:t>o</w:t>
            </w:r>
            <w:r w:rsidRPr="00DA0F75">
              <w:rPr>
                <w:rFonts w:ascii="Arial" w:hAnsi="Arial" w:cs="Arial"/>
                <w:color w:val="000000"/>
                <w:sz w:val="20"/>
                <w:szCs w:val="20"/>
              </w:rPr>
              <w:t xml:space="preserve">n for Lync IM </w:t>
            </w:r>
            <w:r w:rsidRPr="00DA0F75">
              <w:rPr>
                <w:rFonts w:ascii="Arial" w:hAnsi="Arial" w:cs="Arial"/>
                <w:color w:val="000000"/>
                <w:sz w:val="20"/>
                <w:szCs w:val="20"/>
              </w:rPr>
              <w:br/>
              <w:t>Black list for file transfer</w:t>
            </w:r>
            <w:r w:rsidRPr="00DA0F75">
              <w:rPr>
                <w:rFonts w:ascii="Arial" w:hAnsi="Arial" w:cs="Arial"/>
                <w:color w:val="000000"/>
                <w:sz w:val="20"/>
                <w:szCs w:val="20"/>
              </w:rPr>
              <w:br/>
              <w:t>Disable software tracing</w:t>
            </w:r>
            <w:r w:rsidRPr="00DA0F75">
              <w:rPr>
                <w:rFonts w:ascii="Arial" w:hAnsi="Arial" w:cs="Arial"/>
                <w:color w:val="000000"/>
                <w:sz w:val="20"/>
                <w:szCs w:val="20"/>
              </w:rPr>
              <w:br/>
              <w:t>P2P App Sharing Encryption</w:t>
            </w:r>
            <w:r w:rsidRPr="00DA0F75">
              <w:rPr>
                <w:rFonts w:ascii="Arial" w:hAnsi="Arial" w:cs="Arial"/>
                <w:color w:val="000000"/>
                <w:sz w:val="20"/>
                <w:szCs w:val="20"/>
              </w:rPr>
              <w:br/>
              <w:t>Collaboration traffic encrypted using TLS</w:t>
            </w:r>
            <w:r w:rsidRPr="00DA0F75">
              <w:rPr>
                <w:rFonts w:ascii="Arial" w:hAnsi="Arial" w:cs="Arial"/>
                <w:color w:val="000000"/>
                <w:sz w:val="20"/>
                <w:szCs w:val="20"/>
              </w:rPr>
              <w:br/>
              <w:t>Initial Internal Kerberos authentication will be mandatory</w:t>
            </w:r>
            <w:r w:rsidRPr="00DA0F75">
              <w:rPr>
                <w:rFonts w:ascii="Arial" w:hAnsi="Arial" w:cs="Arial"/>
                <w:color w:val="000000"/>
                <w:sz w:val="20"/>
                <w:szCs w:val="20"/>
              </w:rPr>
              <w:br/>
              <w:t>All Lync servers shall run anti-virus software</w:t>
            </w:r>
            <w:r w:rsidRPr="00DA0F75">
              <w:rPr>
                <w:rFonts w:ascii="Arial" w:hAnsi="Arial" w:cs="Arial"/>
                <w:color w:val="000000"/>
                <w:sz w:val="20"/>
                <w:szCs w:val="20"/>
              </w:rPr>
              <w:br/>
              <w:t>Anti-virus scanning of file attachments</w:t>
            </w:r>
            <w:r w:rsidRPr="00DA0F75">
              <w:rPr>
                <w:rFonts w:ascii="Arial" w:hAnsi="Arial" w:cs="Arial"/>
                <w:color w:val="000000"/>
                <w:sz w:val="20"/>
                <w:szCs w:val="20"/>
              </w:rPr>
              <w:br/>
              <w:t>Use Anti-virus software to inspect all traffic to and from EDGE servers</w:t>
            </w:r>
          </w:p>
          <w:p w:rsidR="00FE69D1" w:rsidRPr="00DA0F75" w:rsidRDefault="00FE69D1" w:rsidP="00773F4E">
            <w:pPr>
              <w:rPr>
                <w:rFonts w:ascii="Arial" w:hAnsi="Arial" w:cs="Arial"/>
                <w:color w:val="000000"/>
                <w:sz w:val="20"/>
                <w:szCs w:val="20"/>
              </w:rPr>
            </w:pPr>
            <w:ins w:id="161" w:author="Ally Ward" w:date="2012-11-02T14:11:00Z">
              <w:r w:rsidRPr="00B44351">
                <w:rPr>
                  <w:rFonts w:ascii="Arial" w:hAnsi="Arial" w:cs="Arial"/>
                  <w:color w:val="000000"/>
                  <w:sz w:val="20"/>
                  <w:szCs w:val="20"/>
                </w:rPr>
                <w:t>Security inspection of a user's activity</w:t>
              </w:r>
            </w:ins>
          </w:p>
        </w:tc>
      </w:tr>
      <w:tr w:rsidR="00FE69D1" w:rsidRPr="00DA0F75" w:rsidTr="00197C88">
        <w:trPr>
          <w:cantSplit/>
          <w:trHeight w:val="425"/>
        </w:trPr>
        <w:tc>
          <w:tcPr>
            <w:tcW w:w="1276" w:type="pct"/>
            <w:shd w:val="clear" w:color="auto" w:fill="auto"/>
            <w:hideMark/>
          </w:tcPr>
          <w:p w:rsidR="00FE69D1" w:rsidRPr="00DA0F75" w:rsidRDefault="00FE69D1" w:rsidP="00DA0F75">
            <w:pPr>
              <w:rPr>
                <w:rFonts w:ascii="Arial" w:hAnsi="Arial" w:cs="Arial"/>
                <w:color w:val="000000"/>
                <w:sz w:val="20"/>
                <w:szCs w:val="20"/>
              </w:rPr>
            </w:pPr>
            <w:r>
              <w:rPr>
                <w:rFonts w:ascii="Arial" w:hAnsi="Arial" w:cs="Arial"/>
                <w:color w:val="000000"/>
                <w:sz w:val="20"/>
                <w:szCs w:val="20"/>
              </w:rPr>
              <w:t xml:space="preserve">LYBR-VT-LL-002 </w:t>
            </w:r>
            <w:r w:rsidRPr="00DA0F75">
              <w:rPr>
                <w:rFonts w:ascii="Arial" w:hAnsi="Arial" w:cs="Arial"/>
                <w:color w:val="000000"/>
                <w:sz w:val="20"/>
                <w:szCs w:val="20"/>
              </w:rPr>
              <w:t>Retain existing phone number</w:t>
            </w:r>
          </w:p>
        </w:tc>
        <w:tc>
          <w:tcPr>
            <w:tcW w:w="462" w:type="pct"/>
          </w:tcPr>
          <w:p w:rsidR="00FE69D1" w:rsidRPr="00DA0F75"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171" w:type="pct"/>
            <w:shd w:val="clear" w:color="auto" w:fill="auto"/>
            <w:hideMark/>
          </w:tcPr>
          <w:p w:rsidR="00FE69D1" w:rsidRPr="00DA0F75" w:rsidRDefault="00FE69D1" w:rsidP="00DA0F75">
            <w:pPr>
              <w:rPr>
                <w:rFonts w:ascii="Arial" w:hAnsi="Arial" w:cs="Arial"/>
                <w:color w:val="000000"/>
                <w:sz w:val="20"/>
                <w:szCs w:val="20"/>
              </w:rPr>
            </w:pPr>
            <w:r w:rsidRPr="00DA0F75">
              <w:rPr>
                <w:rFonts w:ascii="Arial" w:hAnsi="Arial" w:cs="Arial"/>
                <w:color w:val="000000"/>
                <w:sz w:val="20"/>
                <w:szCs w:val="20"/>
              </w:rPr>
              <w:t>LY-VT-OD-002</w:t>
            </w:r>
          </w:p>
        </w:tc>
        <w:tc>
          <w:tcPr>
            <w:tcW w:w="2091" w:type="pct"/>
            <w:shd w:val="clear" w:color="auto" w:fill="auto"/>
            <w:hideMark/>
          </w:tcPr>
          <w:p w:rsidR="00FE69D1" w:rsidRPr="00DA0F75" w:rsidRDefault="00FE69D1" w:rsidP="00773F4E">
            <w:pPr>
              <w:rPr>
                <w:rFonts w:ascii="Arial" w:hAnsi="Arial" w:cs="Arial"/>
                <w:color w:val="000000"/>
                <w:sz w:val="20"/>
                <w:szCs w:val="20"/>
              </w:rPr>
            </w:pPr>
            <w:r w:rsidRPr="00DA0F75">
              <w:rPr>
                <w:rFonts w:ascii="Arial" w:hAnsi="Arial" w:cs="Arial"/>
                <w:color w:val="000000"/>
                <w:sz w:val="20"/>
                <w:szCs w:val="20"/>
              </w:rPr>
              <w:t xml:space="preserve">Retain existing </w:t>
            </w:r>
            <w:r>
              <w:rPr>
                <w:rFonts w:ascii="Arial" w:hAnsi="Arial" w:cs="Arial"/>
                <w:color w:val="000000"/>
                <w:sz w:val="20"/>
                <w:szCs w:val="20"/>
              </w:rPr>
              <w:t xml:space="preserve">external </w:t>
            </w:r>
            <w:r w:rsidRPr="00DA0F75">
              <w:rPr>
                <w:rFonts w:ascii="Arial" w:hAnsi="Arial" w:cs="Arial"/>
                <w:color w:val="000000"/>
                <w:sz w:val="20"/>
                <w:szCs w:val="20"/>
              </w:rPr>
              <w:t>phone number</w:t>
            </w:r>
          </w:p>
        </w:tc>
      </w:tr>
      <w:tr w:rsidR="00FE69D1" w:rsidRPr="00DA0F75" w:rsidTr="00197C88">
        <w:trPr>
          <w:cantSplit/>
          <w:trHeight w:val="721"/>
        </w:trPr>
        <w:tc>
          <w:tcPr>
            <w:tcW w:w="1276" w:type="pct"/>
            <w:shd w:val="clear" w:color="auto" w:fill="auto"/>
            <w:hideMark/>
          </w:tcPr>
          <w:p w:rsidR="00FE69D1" w:rsidRPr="00DA0F75" w:rsidRDefault="00FE69D1" w:rsidP="00DA0F75">
            <w:pPr>
              <w:rPr>
                <w:rFonts w:ascii="Arial" w:hAnsi="Arial" w:cs="Arial"/>
                <w:color w:val="000000"/>
                <w:sz w:val="20"/>
                <w:szCs w:val="20"/>
              </w:rPr>
            </w:pPr>
            <w:r>
              <w:rPr>
                <w:rFonts w:ascii="Arial" w:hAnsi="Arial" w:cs="Arial"/>
                <w:color w:val="000000"/>
                <w:sz w:val="20"/>
                <w:szCs w:val="20"/>
              </w:rPr>
              <w:t xml:space="preserve">LYBR-VT-PBX-004 </w:t>
            </w:r>
            <w:r w:rsidRPr="00DA0F75">
              <w:rPr>
                <w:rFonts w:ascii="Arial" w:hAnsi="Arial" w:cs="Arial"/>
                <w:color w:val="000000"/>
                <w:sz w:val="20"/>
                <w:szCs w:val="20"/>
              </w:rPr>
              <w:t>End users to use physical devices to make and receive calls</w:t>
            </w:r>
          </w:p>
        </w:tc>
        <w:tc>
          <w:tcPr>
            <w:tcW w:w="462" w:type="pct"/>
          </w:tcPr>
          <w:p w:rsidR="00FE69D1" w:rsidRPr="00DA0F75"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171" w:type="pct"/>
            <w:shd w:val="clear" w:color="auto" w:fill="auto"/>
            <w:hideMark/>
          </w:tcPr>
          <w:p w:rsidR="00FE69D1" w:rsidRPr="00DA0F75" w:rsidRDefault="00FE69D1" w:rsidP="00DA0F75">
            <w:pPr>
              <w:rPr>
                <w:rFonts w:ascii="Arial" w:hAnsi="Arial" w:cs="Arial"/>
                <w:color w:val="000000"/>
                <w:sz w:val="20"/>
                <w:szCs w:val="20"/>
              </w:rPr>
            </w:pPr>
            <w:r w:rsidRPr="00DA0F75">
              <w:rPr>
                <w:rFonts w:ascii="Arial" w:hAnsi="Arial" w:cs="Arial"/>
                <w:color w:val="000000"/>
                <w:sz w:val="20"/>
                <w:szCs w:val="20"/>
              </w:rPr>
              <w:t>LY-VT-PBX-001</w:t>
            </w:r>
          </w:p>
        </w:tc>
        <w:tc>
          <w:tcPr>
            <w:tcW w:w="2091" w:type="pct"/>
            <w:shd w:val="clear" w:color="auto" w:fill="auto"/>
            <w:hideMark/>
          </w:tcPr>
          <w:p w:rsidR="00FE69D1" w:rsidRPr="00DA0F75" w:rsidRDefault="00FE69D1" w:rsidP="004C3E23">
            <w:pPr>
              <w:rPr>
                <w:rFonts w:ascii="Arial" w:hAnsi="Arial" w:cs="Arial"/>
                <w:color w:val="000000"/>
                <w:sz w:val="20"/>
                <w:szCs w:val="20"/>
              </w:rPr>
            </w:pPr>
            <w:r w:rsidRPr="00DA0F75">
              <w:rPr>
                <w:rFonts w:ascii="Arial" w:hAnsi="Arial" w:cs="Arial"/>
                <w:color w:val="000000"/>
                <w:sz w:val="20"/>
                <w:szCs w:val="20"/>
              </w:rPr>
              <w:t xml:space="preserve">Physical </w:t>
            </w:r>
            <w:r>
              <w:rPr>
                <w:rFonts w:ascii="Arial" w:hAnsi="Arial" w:cs="Arial"/>
                <w:color w:val="000000"/>
                <w:sz w:val="20"/>
                <w:szCs w:val="20"/>
              </w:rPr>
              <w:t>phones</w:t>
            </w:r>
            <w:r w:rsidRPr="00DA0F75">
              <w:rPr>
                <w:rFonts w:ascii="Arial" w:hAnsi="Arial" w:cs="Arial"/>
                <w:color w:val="000000"/>
                <w:sz w:val="20"/>
                <w:szCs w:val="20"/>
              </w:rPr>
              <w:t xml:space="preserve"> to </w:t>
            </w:r>
            <w:r>
              <w:rPr>
                <w:rFonts w:ascii="Arial" w:hAnsi="Arial" w:cs="Arial"/>
                <w:color w:val="000000"/>
                <w:sz w:val="20"/>
                <w:szCs w:val="20"/>
              </w:rPr>
              <w:t xml:space="preserve">make </w:t>
            </w:r>
            <w:r w:rsidRPr="00DA0F75">
              <w:rPr>
                <w:rFonts w:ascii="Arial" w:hAnsi="Arial" w:cs="Arial"/>
                <w:color w:val="000000"/>
                <w:sz w:val="20"/>
                <w:szCs w:val="20"/>
              </w:rPr>
              <w:t>phone calls</w:t>
            </w:r>
          </w:p>
        </w:tc>
      </w:tr>
    </w:tbl>
    <w:p w:rsidR="00DA0F75" w:rsidRDefault="00DA0F75" w:rsidP="000778B6">
      <w:pPr>
        <w:pStyle w:val="EYBodyText"/>
      </w:pPr>
    </w:p>
    <w:p w:rsidR="00DA0F75" w:rsidRDefault="00DA0F75" w:rsidP="00470C95">
      <w:pPr>
        <w:pStyle w:val="EYHeading3"/>
      </w:pPr>
      <w:bookmarkStart w:id="162" w:name="_Toc332218285"/>
      <w:r>
        <w:t>Operational</w:t>
      </w:r>
      <w:r w:rsidR="00F37C92">
        <w:t xml:space="preserve"> Requirements</w:t>
      </w:r>
      <w:bookmarkEnd w:id="162"/>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563"/>
        <w:gridCol w:w="806"/>
        <w:gridCol w:w="2408"/>
        <w:gridCol w:w="4215"/>
      </w:tblGrid>
      <w:tr w:rsidR="00197C88" w:rsidTr="00197C88">
        <w:trPr>
          <w:cantSplit/>
          <w:trHeight w:val="440"/>
          <w:tblHeader/>
        </w:trPr>
        <w:tc>
          <w:tcPr>
            <w:tcW w:w="1283" w:type="pct"/>
            <w:shd w:val="clear" w:color="4F81BD" w:fill="BFBFBF" w:themeFill="background1" w:themeFillShade="BF"/>
            <w:hideMark/>
          </w:tcPr>
          <w:p w:rsidR="00197C88" w:rsidRDefault="00197C88"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403" w:type="pct"/>
            <w:shd w:val="clear" w:color="4F81BD" w:fill="BFBFBF" w:themeFill="background1" w:themeFillShade="BF"/>
          </w:tcPr>
          <w:p w:rsidR="00197C88" w:rsidRDefault="00197C88" w:rsidP="00197C88">
            <w:pPr>
              <w:jc w:val="center"/>
              <w:rPr>
                <w:rFonts w:ascii="Arial" w:hAnsi="Arial" w:cs="Arial"/>
                <w:b/>
                <w:bCs/>
                <w:color w:val="FFFFFF"/>
                <w:sz w:val="20"/>
                <w:szCs w:val="20"/>
              </w:rPr>
            </w:pPr>
            <w:r>
              <w:rPr>
                <w:rFonts w:ascii="Arial" w:hAnsi="Arial" w:cs="Arial"/>
                <w:b/>
                <w:bCs/>
                <w:color w:val="FFFFFF"/>
                <w:sz w:val="20"/>
                <w:szCs w:val="20"/>
              </w:rPr>
              <w:t>Phase</w:t>
            </w:r>
          </w:p>
        </w:tc>
        <w:tc>
          <w:tcPr>
            <w:tcW w:w="1205" w:type="pct"/>
            <w:shd w:val="clear" w:color="4F81BD" w:fill="BFBFBF" w:themeFill="background1" w:themeFillShade="BF"/>
            <w:hideMark/>
          </w:tcPr>
          <w:p w:rsidR="00197C88" w:rsidRDefault="00197C88"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109" w:type="pct"/>
            <w:shd w:val="clear" w:color="4F81BD" w:fill="BFBFBF" w:themeFill="background1" w:themeFillShade="BF"/>
          </w:tcPr>
          <w:p w:rsidR="00197C88" w:rsidRDefault="00197C88"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197C88" w:rsidRPr="00DA0F75" w:rsidTr="00197C88">
        <w:trPr>
          <w:cantSplit/>
          <w:trHeight w:val="810"/>
        </w:trPr>
        <w:tc>
          <w:tcPr>
            <w:tcW w:w="1283" w:type="pct"/>
            <w:shd w:val="clear" w:color="auto" w:fill="auto"/>
            <w:hideMark/>
          </w:tcPr>
          <w:p w:rsidR="00197C88" w:rsidRDefault="00197C88" w:rsidP="00897AAA">
            <w:pPr>
              <w:rPr>
                <w:rFonts w:ascii="Arial" w:hAnsi="Arial" w:cs="Arial"/>
                <w:color w:val="000000"/>
                <w:sz w:val="20"/>
                <w:szCs w:val="20"/>
              </w:rPr>
            </w:pPr>
            <w:r>
              <w:rPr>
                <w:rFonts w:ascii="Arial" w:hAnsi="Arial" w:cs="Arial"/>
                <w:color w:val="000000"/>
                <w:sz w:val="20"/>
                <w:szCs w:val="20"/>
              </w:rPr>
              <w:t>LYBR-NF-AVAIL-004 OR01 Component fault tolerance for drives, network adapters, WAN links, routers, switches and hardware load balancers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LY-NF-AVAIL-008</w:t>
            </w:r>
          </w:p>
        </w:tc>
        <w:tc>
          <w:tcPr>
            <w:tcW w:w="2109"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Component fault tolerance for drives, network adapters, WAN links, routers, switches and hardware load balancers</w:t>
            </w:r>
          </w:p>
        </w:tc>
      </w:tr>
      <w:tr w:rsidR="00197C88" w:rsidRPr="00DA0F75" w:rsidTr="00197C88">
        <w:trPr>
          <w:cantSplit/>
          <w:trHeight w:val="682"/>
        </w:trPr>
        <w:tc>
          <w:tcPr>
            <w:tcW w:w="1283" w:type="pct"/>
            <w:shd w:val="clear" w:color="auto" w:fill="auto"/>
            <w:hideMark/>
          </w:tcPr>
          <w:p w:rsidR="00197C88" w:rsidRDefault="00197C88" w:rsidP="00897AAA">
            <w:pPr>
              <w:rPr>
                <w:rFonts w:ascii="Arial" w:hAnsi="Arial" w:cs="Arial"/>
                <w:color w:val="000000"/>
                <w:sz w:val="20"/>
                <w:szCs w:val="20"/>
              </w:rPr>
            </w:pPr>
            <w:r>
              <w:rPr>
                <w:rFonts w:ascii="Arial" w:hAnsi="Arial" w:cs="Arial"/>
                <w:color w:val="000000"/>
                <w:sz w:val="20"/>
                <w:szCs w:val="20"/>
              </w:rPr>
              <w:t xml:space="preserve">LYBR-NF-INST-001 OR06 Centralized server administration and selective decentralized User Administration </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LY-SA-002</w:t>
            </w:r>
          </w:p>
        </w:tc>
        <w:tc>
          <w:tcPr>
            <w:tcW w:w="2109"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Lync Server 2010 server roles configured based on documented requirements</w:t>
            </w:r>
          </w:p>
        </w:tc>
      </w:tr>
      <w:tr w:rsidR="00197C88" w:rsidRPr="00DA0F75" w:rsidTr="00197C88">
        <w:trPr>
          <w:cantSplit/>
          <w:trHeight w:val="692"/>
        </w:trPr>
        <w:tc>
          <w:tcPr>
            <w:tcW w:w="1283" w:type="pct"/>
            <w:shd w:val="clear" w:color="auto" w:fill="auto"/>
            <w:hideMark/>
          </w:tcPr>
          <w:p w:rsidR="00197C88" w:rsidRDefault="00197C88" w:rsidP="00897AAA">
            <w:pPr>
              <w:rPr>
                <w:rFonts w:ascii="Arial" w:hAnsi="Arial" w:cs="Arial"/>
                <w:color w:val="000000"/>
                <w:sz w:val="20"/>
                <w:szCs w:val="20"/>
              </w:rPr>
            </w:pPr>
            <w:r>
              <w:rPr>
                <w:rFonts w:ascii="Arial" w:hAnsi="Arial" w:cs="Arial"/>
                <w:color w:val="000000"/>
                <w:sz w:val="20"/>
                <w:szCs w:val="20"/>
              </w:rPr>
              <w:t>LYBR-IM-INT-001 OR07 Ability to selectively archive Instant Messages of internal users and to always archive communications with Federated Partners over Edge</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LY-IM-PARM-017</w:t>
            </w:r>
          </w:p>
        </w:tc>
        <w:tc>
          <w:tcPr>
            <w:tcW w:w="2109"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Selective retention of chat history for an internal user group</w:t>
            </w:r>
          </w:p>
        </w:tc>
      </w:tr>
      <w:tr w:rsidR="00197C88" w:rsidRPr="00DA0F75" w:rsidTr="00197C88">
        <w:trPr>
          <w:cantSplit/>
          <w:trHeight w:val="953"/>
        </w:trPr>
        <w:tc>
          <w:tcPr>
            <w:tcW w:w="1283" w:type="pct"/>
            <w:shd w:val="clear" w:color="auto" w:fill="auto"/>
            <w:hideMark/>
          </w:tcPr>
          <w:p w:rsidR="00197C88" w:rsidRDefault="00197C88" w:rsidP="00897AAA">
            <w:pPr>
              <w:rPr>
                <w:rFonts w:ascii="Arial" w:hAnsi="Arial" w:cs="Arial"/>
                <w:color w:val="000000"/>
                <w:sz w:val="20"/>
                <w:szCs w:val="20"/>
              </w:rPr>
            </w:pPr>
            <w:r>
              <w:rPr>
                <w:rFonts w:ascii="Arial" w:hAnsi="Arial" w:cs="Arial"/>
                <w:color w:val="000000"/>
                <w:sz w:val="20"/>
                <w:szCs w:val="20"/>
              </w:rPr>
              <w:t>LYBR-RA-WEBREM-001 OR08 Ability to selectively enable EY users for external access to Lync functions via Edge (Remote Access)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LY-RA-WEBREM-001</w:t>
            </w:r>
            <w:r>
              <w:rPr>
                <w:rFonts w:ascii="Arial" w:hAnsi="Arial" w:cs="Arial"/>
                <w:color w:val="000000"/>
                <w:sz w:val="20"/>
                <w:szCs w:val="20"/>
              </w:rPr>
              <w:br/>
              <w:t>LY-RA-WEBREM-002</w:t>
            </w:r>
          </w:p>
        </w:tc>
        <w:tc>
          <w:tcPr>
            <w:tcW w:w="2109" w:type="pct"/>
            <w:shd w:val="clear" w:color="auto" w:fill="auto"/>
            <w:hideMark/>
          </w:tcPr>
          <w:p w:rsidR="00197C88" w:rsidRDefault="00197C88" w:rsidP="000B0114">
            <w:pPr>
              <w:rPr>
                <w:rFonts w:ascii="Arial" w:hAnsi="Arial" w:cs="Arial"/>
                <w:color w:val="000000"/>
                <w:sz w:val="20"/>
                <w:szCs w:val="20"/>
              </w:rPr>
            </w:pPr>
            <w:r>
              <w:rPr>
                <w:rFonts w:ascii="Arial" w:hAnsi="Arial" w:cs="Arial"/>
                <w:color w:val="000000"/>
                <w:sz w:val="20"/>
                <w:szCs w:val="20"/>
              </w:rPr>
              <w:t>New Joiner profile  - EYRC</w:t>
            </w:r>
            <w:r>
              <w:rPr>
                <w:rFonts w:ascii="Arial" w:hAnsi="Arial" w:cs="Arial"/>
                <w:color w:val="000000"/>
                <w:sz w:val="20"/>
                <w:szCs w:val="20"/>
              </w:rPr>
              <w:br/>
            </w:r>
          </w:p>
          <w:p w:rsidR="00197C88" w:rsidRDefault="00197C88" w:rsidP="000B0114">
            <w:pPr>
              <w:rPr>
                <w:rFonts w:ascii="Arial" w:hAnsi="Arial" w:cs="Arial"/>
                <w:color w:val="000000"/>
                <w:sz w:val="20"/>
                <w:szCs w:val="20"/>
              </w:rPr>
            </w:pPr>
            <w:r>
              <w:rPr>
                <w:rFonts w:ascii="Arial" w:hAnsi="Arial" w:cs="Arial"/>
                <w:color w:val="000000"/>
                <w:sz w:val="20"/>
                <w:szCs w:val="20"/>
              </w:rPr>
              <w:t>Remote Lync web access to meetings</w:t>
            </w:r>
          </w:p>
        </w:tc>
      </w:tr>
      <w:tr w:rsidR="00197C88" w:rsidRPr="00DA0F75" w:rsidTr="00197C88">
        <w:trPr>
          <w:cantSplit/>
          <w:trHeight w:val="425"/>
        </w:trPr>
        <w:tc>
          <w:tcPr>
            <w:tcW w:w="1283" w:type="pct"/>
            <w:shd w:val="clear" w:color="auto" w:fill="auto"/>
            <w:hideMark/>
          </w:tcPr>
          <w:p w:rsidR="00197C88" w:rsidRDefault="00197C88" w:rsidP="00897AAA">
            <w:pPr>
              <w:rPr>
                <w:rFonts w:ascii="Arial" w:hAnsi="Arial" w:cs="Arial"/>
                <w:color w:val="000000"/>
                <w:sz w:val="20"/>
                <w:szCs w:val="20"/>
              </w:rPr>
            </w:pPr>
            <w:r>
              <w:rPr>
                <w:rFonts w:ascii="Arial" w:hAnsi="Arial" w:cs="Arial"/>
                <w:color w:val="000000"/>
                <w:sz w:val="20"/>
                <w:szCs w:val="20"/>
              </w:rPr>
              <w:t>LYBR-NF-OTH-002 OR09 Ability to capture and record Call Detail Records for both Instant Messages and Media Calls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LY-VT-PARM-003</w:t>
            </w:r>
          </w:p>
        </w:tc>
        <w:tc>
          <w:tcPr>
            <w:tcW w:w="2109"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Enable Call Log Auto Archiving</w:t>
            </w:r>
          </w:p>
        </w:tc>
      </w:tr>
      <w:tr w:rsidR="00197C88" w:rsidRPr="00DA0F75" w:rsidTr="00197C88">
        <w:trPr>
          <w:cantSplit/>
          <w:trHeight w:val="721"/>
        </w:trPr>
        <w:tc>
          <w:tcPr>
            <w:tcW w:w="1283" w:type="pct"/>
            <w:shd w:val="clear" w:color="auto" w:fill="auto"/>
            <w:hideMark/>
          </w:tcPr>
          <w:p w:rsidR="00197C88" w:rsidRDefault="00197C88" w:rsidP="00897AAA">
            <w:pPr>
              <w:rPr>
                <w:rFonts w:ascii="Arial" w:hAnsi="Arial" w:cs="Arial"/>
                <w:color w:val="000000"/>
                <w:sz w:val="20"/>
                <w:szCs w:val="20"/>
              </w:rPr>
            </w:pPr>
            <w:r>
              <w:rPr>
                <w:rFonts w:ascii="Arial" w:hAnsi="Arial" w:cs="Arial"/>
                <w:color w:val="000000"/>
                <w:sz w:val="20"/>
                <w:szCs w:val="20"/>
              </w:rPr>
              <w:t>LYBR-NF-AP-002 OR10 Ability to administer the enablement of voice features, including ad-hoc conferencing and call-forwarding, via a phased process for groups and users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hideMark/>
          </w:tcPr>
          <w:p w:rsidR="00197C88" w:rsidRDefault="00197C88" w:rsidP="00A95C54">
            <w:pPr>
              <w:rPr>
                <w:ins w:id="163" w:author="Ally Ward" w:date="2013-01-09T18:00:00Z"/>
                <w:rFonts w:ascii="Arial" w:hAnsi="Arial" w:cs="Arial"/>
                <w:color w:val="000000"/>
                <w:sz w:val="20"/>
                <w:szCs w:val="20"/>
              </w:rPr>
            </w:pPr>
            <w:r>
              <w:rPr>
                <w:rFonts w:ascii="Arial" w:hAnsi="Arial" w:cs="Arial"/>
                <w:color w:val="000000"/>
                <w:sz w:val="20"/>
                <w:szCs w:val="20"/>
              </w:rPr>
              <w:t>LY-SA-001</w:t>
            </w:r>
          </w:p>
          <w:p w:rsidR="005D414B" w:rsidRDefault="005D414B" w:rsidP="00A95C54">
            <w:pPr>
              <w:rPr>
                <w:ins w:id="164" w:author="Ally Ward" w:date="2013-01-09T18:01:00Z"/>
                <w:rFonts w:ascii="Arial" w:hAnsi="Arial" w:cs="Arial"/>
                <w:color w:val="000000"/>
                <w:sz w:val="20"/>
                <w:szCs w:val="20"/>
              </w:rPr>
            </w:pPr>
            <w:ins w:id="165" w:author="Ally Ward" w:date="2013-01-09T18:00:00Z">
              <w:r w:rsidRPr="005D414B">
                <w:rPr>
                  <w:rFonts w:ascii="Arial" w:hAnsi="Arial" w:cs="Arial"/>
                  <w:color w:val="000000"/>
                  <w:sz w:val="20"/>
                  <w:szCs w:val="20"/>
                </w:rPr>
                <w:t xml:space="preserve">LY-AP-PE-004 </w:t>
              </w:r>
            </w:ins>
          </w:p>
          <w:p w:rsidR="005D414B" w:rsidRDefault="005D414B" w:rsidP="00A95C54">
            <w:pPr>
              <w:rPr>
                <w:ins w:id="166" w:author="Ally Ward" w:date="2013-01-09T18:01:00Z"/>
                <w:rFonts w:ascii="Arial" w:hAnsi="Arial" w:cs="Arial"/>
                <w:color w:val="000000"/>
                <w:sz w:val="20"/>
                <w:szCs w:val="20"/>
              </w:rPr>
            </w:pPr>
            <w:ins w:id="167" w:author="Ally Ward" w:date="2013-01-09T18:01:00Z">
              <w:r w:rsidRPr="005D414B">
                <w:rPr>
                  <w:rFonts w:ascii="Arial" w:hAnsi="Arial" w:cs="Arial"/>
                  <w:color w:val="000000"/>
                  <w:sz w:val="20"/>
                  <w:szCs w:val="20"/>
                </w:rPr>
                <w:t xml:space="preserve">LY-AP-PE-005 </w:t>
              </w:r>
            </w:ins>
          </w:p>
          <w:p w:rsidR="005D414B" w:rsidRDefault="005D414B" w:rsidP="00A95C54">
            <w:pPr>
              <w:rPr>
                <w:ins w:id="168" w:author="Ally Ward" w:date="2012-11-02T14:06:00Z"/>
                <w:rFonts w:ascii="Arial" w:hAnsi="Arial" w:cs="Arial"/>
                <w:color w:val="000000"/>
                <w:sz w:val="20"/>
                <w:szCs w:val="20"/>
              </w:rPr>
            </w:pPr>
            <w:ins w:id="169" w:author="Ally Ward" w:date="2013-01-09T18:01:00Z">
              <w:r w:rsidRPr="005D414B">
                <w:rPr>
                  <w:rFonts w:ascii="Arial" w:hAnsi="Arial" w:cs="Arial"/>
                  <w:color w:val="000000"/>
                  <w:sz w:val="20"/>
                  <w:szCs w:val="20"/>
                </w:rPr>
                <w:t xml:space="preserve">LY-AP-PE-006 </w:t>
              </w:r>
            </w:ins>
          </w:p>
          <w:p w:rsidR="005D414B" w:rsidRDefault="005D414B" w:rsidP="00A95C54">
            <w:pPr>
              <w:rPr>
                <w:ins w:id="170" w:author="Ally Ward" w:date="2013-01-09T18:01:00Z"/>
                <w:rFonts w:ascii="Arial" w:hAnsi="Arial" w:cs="Arial"/>
                <w:color w:val="000000"/>
                <w:sz w:val="20"/>
                <w:szCs w:val="20"/>
              </w:rPr>
            </w:pPr>
          </w:p>
          <w:p w:rsidR="005D414B" w:rsidRDefault="005D414B" w:rsidP="00A95C54">
            <w:pPr>
              <w:rPr>
                <w:ins w:id="171" w:author="Ally Ward" w:date="2013-01-09T18:02:00Z"/>
                <w:rFonts w:ascii="Arial" w:hAnsi="Arial" w:cs="Arial"/>
                <w:color w:val="000000"/>
                <w:sz w:val="20"/>
                <w:szCs w:val="20"/>
              </w:rPr>
            </w:pPr>
            <w:ins w:id="172" w:author="Ally Ward" w:date="2013-01-09T18:01:00Z">
              <w:r w:rsidRPr="005D414B">
                <w:rPr>
                  <w:rFonts w:ascii="Arial" w:hAnsi="Arial" w:cs="Arial"/>
                  <w:color w:val="000000"/>
                  <w:sz w:val="20"/>
                  <w:szCs w:val="20"/>
                </w:rPr>
                <w:t>LY-AP-PE-007</w:t>
              </w:r>
            </w:ins>
          </w:p>
          <w:p w:rsidR="005D414B" w:rsidRDefault="005D414B" w:rsidP="00A95C54">
            <w:pPr>
              <w:rPr>
                <w:ins w:id="173" w:author="Ally Ward" w:date="2013-01-09T18:02:00Z"/>
                <w:rFonts w:ascii="Arial" w:hAnsi="Arial" w:cs="Arial"/>
                <w:color w:val="000000"/>
                <w:sz w:val="20"/>
                <w:szCs w:val="20"/>
              </w:rPr>
            </w:pPr>
            <w:ins w:id="174" w:author="Ally Ward" w:date="2013-01-09T18:02:00Z">
              <w:r w:rsidRPr="005D414B">
                <w:rPr>
                  <w:rFonts w:ascii="Arial" w:hAnsi="Arial" w:cs="Arial"/>
                  <w:color w:val="000000"/>
                  <w:sz w:val="20"/>
                  <w:szCs w:val="20"/>
                </w:rPr>
                <w:t xml:space="preserve">LY-AP-PE-008 </w:t>
              </w:r>
            </w:ins>
          </w:p>
          <w:p w:rsidR="005D414B" w:rsidRDefault="005D414B" w:rsidP="00A95C54">
            <w:pPr>
              <w:rPr>
                <w:ins w:id="175" w:author="Ally Ward" w:date="2013-01-09T18:02:00Z"/>
                <w:rFonts w:ascii="Arial" w:hAnsi="Arial" w:cs="Arial"/>
                <w:color w:val="000000"/>
                <w:sz w:val="20"/>
                <w:szCs w:val="20"/>
              </w:rPr>
            </w:pPr>
            <w:ins w:id="176" w:author="Ally Ward" w:date="2013-01-09T18:02:00Z">
              <w:r w:rsidRPr="005D414B">
                <w:rPr>
                  <w:rFonts w:ascii="Arial" w:hAnsi="Arial" w:cs="Arial"/>
                  <w:color w:val="000000"/>
                  <w:sz w:val="20"/>
                  <w:szCs w:val="20"/>
                </w:rPr>
                <w:t xml:space="preserve">LY-AP-PE-009 </w:t>
              </w:r>
            </w:ins>
          </w:p>
          <w:p w:rsidR="005D414B" w:rsidRDefault="005D414B" w:rsidP="00A95C54">
            <w:pPr>
              <w:rPr>
                <w:ins w:id="177" w:author="Ally Ward" w:date="2013-01-09T18:03:00Z"/>
                <w:rFonts w:ascii="Arial" w:hAnsi="Arial" w:cs="Arial"/>
                <w:color w:val="000000"/>
                <w:sz w:val="20"/>
                <w:szCs w:val="20"/>
              </w:rPr>
            </w:pPr>
            <w:ins w:id="178" w:author="Ally Ward" w:date="2013-01-09T18:02:00Z">
              <w:r w:rsidRPr="005D414B">
                <w:rPr>
                  <w:rFonts w:ascii="Arial" w:hAnsi="Arial" w:cs="Arial"/>
                  <w:color w:val="000000"/>
                  <w:sz w:val="20"/>
                  <w:szCs w:val="20"/>
                </w:rPr>
                <w:t xml:space="preserve">LY-AP-PE-010 </w:t>
              </w:r>
            </w:ins>
          </w:p>
          <w:p w:rsidR="005D414B" w:rsidRDefault="005D414B" w:rsidP="00A95C54">
            <w:pPr>
              <w:rPr>
                <w:ins w:id="179" w:author="Ally Ward" w:date="2013-01-09T18:03:00Z"/>
                <w:rFonts w:ascii="Arial" w:hAnsi="Arial" w:cs="Arial"/>
                <w:color w:val="000000"/>
                <w:sz w:val="20"/>
                <w:szCs w:val="20"/>
              </w:rPr>
            </w:pPr>
            <w:ins w:id="180" w:author="Ally Ward" w:date="2013-01-09T18:03:00Z">
              <w:r w:rsidRPr="005D414B">
                <w:rPr>
                  <w:rFonts w:ascii="Arial" w:hAnsi="Arial" w:cs="Arial"/>
                  <w:color w:val="000000"/>
                  <w:sz w:val="20"/>
                  <w:szCs w:val="20"/>
                </w:rPr>
                <w:t>LY-AP-PE-013</w:t>
              </w:r>
            </w:ins>
          </w:p>
          <w:p w:rsidR="005D414B" w:rsidRDefault="005D414B" w:rsidP="00A95C54">
            <w:pPr>
              <w:rPr>
                <w:ins w:id="181" w:author="Ally Ward" w:date="2013-01-09T18:03:00Z"/>
                <w:rFonts w:ascii="Arial" w:hAnsi="Arial" w:cs="Arial"/>
                <w:color w:val="000000"/>
                <w:sz w:val="20"/>
                <w:szCs w:val="20"/>
              </w:rPr>
            </w:pPr>
            <w:ins w:id="182" w:author="Ally Ward" w:date="2013-01-09T18:03:00Z">
              <w:r w:rsidRPr="005D414B">
                <w:rPr>
                  <w:rFonts w:ascii="Arial" w:hAnsi="Arial" w:cs="Arial"/>
                  <w:color w:val="000000"/>
                  <w:sz w:val="20"/>
                  <w:szCs w:val="20"/>
                </w:rPr>
                <w:t xml:space="preserve">LY-AP-PE-014 </w:t>
              </w:r>
            </w:ins>
          </w:p>
          <w:p w:rsidR="004A7B16" w:rsidRDefault="005D414B" w:rsidP="00A95C54">
            <w:pPr>
              <w:rPr>
                <w:ins w:id="183" w:author="Ally Ward" w:date="2013-01-09T18:04:00Z"/>
                <w:rFonts w:ascii="Arial" w:hAnsi="Arial" w:cs="Arial"/>
                <w:color w:val="000000"/>
                <w:sz w:val="20"/>
                <w:szCs w:val="20"/>
              </w:rPr>
            </w:pPr>
            <w:ins w:id="184" w:author="Ally Ward" w:date="2013-01-09T18:03:00Z">
              <w:r w:rsidRPr="005D414B">
                <w:rPr>
                  <w:rFonts w:ascii="Arial" w:hAnsi="Arial" w:cs="Arial"/>
                  <w:color w:val="000000"/>
                  <w:sz w:val="20"/>
                  <w:szCs w:val="20"/>
                </w:rPr>
                <w:t>LY-AP-PE-015</w:t>
              </w:r>
            </w:ins>
          </w:p>
          <w:p w:rsidR="005D414B" w:rsidRDefault="004A7B16" w:rsidP="00A95C54">
            <w:pPr>
              <w:rPr>
                <w:ins w:id="185" w:author="Ally Ward" w:date="2013-01-09T18:01:00Z"/>
                <w:rFonts w:ascii="Arial" w:hAnsi="Arial" w:cs="Arial"/>
                <w:color w:val="000000"/>
                <w:sz w:val="20"/>
                <w:szCs w:val="20"/>
              </w:rPr>
            </w:pPr>
            <w:ins w:id="186" w:author="Ally Ward" w:date="2013-01-09T18:04:00Z">
              <w:r w:rsidRPr="004A7B16">
                <w:rPr>
                  <w:rFonts w:ascii="Arial" w:hAnsi="Arial" w:cs="Arial"/>
                  <w:color w:val="000000"/>
                  <w:sz w:val="20"/>
                  <w:szCs w:val="20"/>
                </w:rPr>
                <w:t xml:space="preserve">LY-AP-PE-016 </w:t>
              </w:r>
            </w:ins>
          </w:p>
          <w:p w:rsidR="00197C88" w:rsidRDefault="00E26BD3" w:rsidP="00A95C54">
            <w:pPr>
              <w:rPr>
                <w:ins w:id="187" w:author="Ally Ward" w:date="2012-11-02T14:06:00Z"/>
                <w:rFonts w:ascii="Arial" w:hAnsi="Arial" w:cs="Arial"/>
                <w:color w:val="000000"/>
                <w:sz w:val="20"/>
                <w:szCs w:val="20"/>
              </w:rPr>
            </w:pPr>
            <w:ins w:id="188" w:author="Ally Ward" w:date="2013-01-09T13:33:00Z">
              <w:r>
                <w:rPr>
                  <w:rFonts w:ascii="Arial" w:hAnsi="Arial" w:cs="Arial"/>
                  <w:color w:val="000000"/>
                  <w:sz w:val="20"/>
                  <w:szCs w:val="20"/>
                </w:rPr>
                <w:t>LY-AP-PE-0</w:t>
              </w:r>
            </w:ins>
            <w:ins w:id="189" w:author="Ally Ward" w:date="2013-01-09T18:04:00Z">
              <w:r w:rsidR="004A7B16">
                <w:rPr>
                  <w:rFonts w:ascii="Arial" w:hAnsi="Arial" w:cs="Arial"/>
                  <w:color w:val="000000"/>
                  <w:sz w:val="20"/>
                  <w:szCs w:val="20"/>
                </w:rPr>
                <w:t>17</w:t>
              </w:r>
            </w:ins>
          </w:p>
          <w:p w:rsidR="00197C88" w:rsidRDefault="00E26BD3" w:rsidP="00A95C54">
            <w:pPr>
              <w:rPr>
                <w:ins w:id="190" w:author="Ally Ward" w:date="2012-11-02T14:07:00Z"/>
                <w:rFonts w:ascii="Arial" w:hAnsi="Arial" w:cs="Arial"/>
                <w:color w:val="000000"/>
                <w:sz w:val="20"/>
                <w:szCs w:val="20"/>
              </w:rPr>
            </w:pPr>
            <w:ins w:id="191" w:author="Ally Ward" w:date="2013-01-09T13:34:00Z">
              <w:r>
                <w:rPr>
                  <w:rFonts w:ascii="Arial" w:hAnsi="Arial" w:cs="Arial"/>
                  <w:color w:val="000000"/>
                  <w:sz w:val="20"/>
                  <w:szCs w:val="20"/>
                </w:rPr>
                <w:t>LY-AP-PE-0</w:t>
              </w:r>
            </w:ins>
            <w:ins w:id="192" w:author="Ally Ward" w:date="2013-01-09T18:04:00Z">
              <w:r w:rsidR="004A7B16">
                <w:rPr>
                  <w:rFonts w:ascii="Arial" w:hAnsi="Arial" w:cs="Arial"/>
                  <w:color w:val="000000"/>
                  <w:sz w:val="20"/>
                  <w:szCs w:val="20"/>
                </w:rPr>
                <w:t>18</w:t>
              </w:r>
            </w:ins>
          </w:p>
          <w:p w:rsidR="00197C88" w:rsidRDefault="00E26BD3" w:rsidP="00A95C54">
            <w:pPr>
              <w:rPr>
                <w:ins w:id="193" w:author="Ally Ward" w:date="2012-11-02T14:07:00Z"/>
                <w:rFonts w:ascii="Arial" w:hAnsi="Arial" w:cs="Arial"/>
                <w:color w:val="000000"/>
                <w:sz w:val="20"/>
                <w:szCs w:val="20"/>
              </w:rPr>
            </w:pPr>
            <w:ins w:id="194" w:author="Ally Ward" w:date="2013-01-09T13:34:00Z">
              <w:r>
                <w:rPr>
                  <w:rFonts w:ascii="Arial" w:hAnsi="Arial" w:cs="Arial"/>
                  <w:color w:val="000000"/>
                  <w:sz w:val="20"/>
                  <w:szCs w:val="20"/>
                </w:rPr>
                <w:t>LY-AP-PE-0</w:t>
              </w:r>
            </w:ins>
            <w:ins w:id="195" w:author="Ally Ward" w:date="2013-01-09T18:05:00Z">
              <w:r w:rsidR="004A7B16">
                <w:rPr>
                  <w:rFonts w:ascii="Arial" w:hAnsi="Arial" w:cs="Arial"/>
                  <w:color w:val="000000"/>
                  <w:sz w:val="20"/>
                  <w:szCs w:val="20"/>
                </w:rPr>
                <w:t>21</w:t>
              </w:r>
            </w:ins>
          </w:p>
          <w:p w:rsidR="00C75327" w:rsidRDefault="00C75327" w:rsidP="00A95C54">
            <w:pPr>
              <w:rPr>
                <w:ins w:id="196" w:author="Ally Ward" w:date="2012-11-09T15:57:00Z"/>
                <w:rFonts w:ascii="Arial" w:hAnsi="Arial" w:cs="Arial"/>
                <w:color w:val="000000"/>
                <w:sz w:val="20"/>
                <w:szCs w:val="20"/>
              </w:rPr>
            </w:pPr>
          </w:p>
          <w:p w:rsidR="00C75327" w:rsidRDefault="00E26BD3" w:rsidP="00A95C54">
            <w:pPr>
              <w:rPr>
                <w:ins w:id="197" w:author="Ally Ward" w:date="2012-11-09T15:58:00Z"/>
                <w:rFonts w:ascii="Arial" w:hAnsi="Arial" w:cs="Arial"/>
                <w:color w:val="000000"/>
                <w:sz w:val="20"/>
                <w:szCs w:val="20"/>
              </w:rPr>
            </w:pPr>
            <w:ins w:id="198" w:author="Ally Ward" w:date="2013-01-09T13:34:00Z">
              <w:r>
                <w:rPr>
                  <w:rFonts w:ascii="Arial" w:hAnsi="Arial" w:cs="Arial"/>
                  <w:color w:val="000000"/>
                  <w:sz w:val="20"/>
                  <w:szCs w:val="20"/>
                </w:rPr>
                <w:t>LY-AP-PE-0</w:t>
              </w:r>
            </w:ins>
            <w:ins w:id="199" w:author="Ally Ward" w:date="2013-01-09T18:06:00Z">
              <w:r w:rsidR="004A7B16">
                <w:rPr>
                  <w:rFonts w:ascii="Arial" w:hAnsi="Arial" w:cs="Arial"/>
                  <w:color w:val="000000"/>
                  <w:sz w:val="20"/>
                  <w:szCs w:val="20"/>
                </w:rPr>
                <w:t>24</w:t>
              </w:r>
            </w:ins>
          </w:p>
          <w:p w:rsidR="00C75327" w:rsidRDefault="00C75327" w:rsidP="00A95C54">
            <w:pPr>
              <w:rPr>
                <w:ins w:id="200" w:author="Ally Ward" w:date="2013-01-09T18:07:00Z"/>
                <w:rFonts w:ascii="Arial" w:hAnsi="Arial" w:cs="Arial"/>
                <w:color w:val="000000"/>
                <w:sz w:val="20"/>
                <w:szCs w:val="20"/>
              </w:rPr>
            </w:pPr>
          </w:p>
          <w:p w:rsidR="004A7B16" w:rsidRDefault="004A7B16" w:rsidP="00A95C54">
            <w:pPr>
              <w:rPr>
                <w:ins w:id="201" w:author="Ally Ward" w:date="2012-11-09T15:56:00Z"/>
                <w:rFonts w:ascii="Arial" w:hAnsi="Arial" w:cs="Arial"/>
                <w:color w:val="000000"/>
                <w:sz w:val="20"/>
                <w:szCs w:val="20"/>
              </w:rPr>
            </w:pPr>
            <w:ins w:id="202" w:author="Ally Ward" w:date="2013-01-09T18:07:00Z">
              <w:r w:rsidRPr="004A7B16">
                <w:rPr>
                  <w:rFonts w:ascii="Arial" w:hAnsi="Arial" w:cs="Arial"/>
                  <w:color w:val="000000"/>
                  <w:sz w:val="20"/>
                  <w:szCs w:val="20"/>
                </w:rPr>
                <w:t xml:space="preserve">LY-AP-PE-028 </w:t>
              </w:r>
            </w:ins>
          </w:p>
          <w:p w:rsidR="00C75327" w:rsidRDefault="00E26BD3" w:rsidP="00A95C54">
            <w:pPr>
              <w:rPr>
                <w:ins w:id="203" w:author="Ally Ward" w:date="2012-11-09T15:56:00Z"/>
                <w:rFonts w:ascii="Arial" w:hAnsi="Arial" w:cs="Arial"/>
                <w:color w:val="000000"/>
                <w:sz w:val="20"/>
                <w:szCs w:val="20"/>
              </w:rPr>
            </w:pPr>
            <w:ins w:id="204" w:author="Ally Ward" w:date="2013-01-09T13:35:00Z">
              <w:r>
                <w:rPr>
                  <w:rFonts w:ascii="Arial" w:hAnsi="Arial" w:cs="Arial"/>
                  <w:color w:val="000000"/>
                  <w:sz w:val="20"/>
                  <w:szCs w:val="20"/>
                </w:rPr>
                <w:t>LY-AP-PE-0</w:t>
              </w:r>
            </w:ins>
            <w:ins w:id="205" w:author="Ally Ward" w:date="2013-01-09T18:07:00Z">
              <w:r w:rsidR="004A7B16">
                <w:rPr>
                  <w:rFonts w:ascii="Arial" w:hAnsi="Arial" w:cs="Arial"/>
                  <w:color w:val="000000"/>
                  <w:sz w:val="20"/>
                  <w:szCs w:val="20"/>
                </w:rPr>
                <w:t>29</w:t>
              </w:r>
            </w:ins>
          </w:p>
          <w:p w:rsidR="00C75327" w:rsidRDefault="00E26BD3" w:rsidP="00E26BD3">
            <w:pPr>
              <w:rPr>
                <w:ins w:id="206" w:author="Ally Ward" w:date="2013-01-09T18:08:00Z"/>
                <w:rFonts w:ascii="Arial" w:hAnsi="Arial" w:cs="Arial"/>
                <w:color w:val="000000"/>
                <w:sz w:val="20"/>
                <w:szCs w:val="20"/>
              </w:rPr>
            </w:pPr>
            <w:ins w:id="207" w:author="Ally Ward" w:date="2013-01-09T13:35:00Z">
              <w:r>
                <w:rPr>
                  <w:rFonts w:ascii="Arial" w:hAnsi="Arial" w:cs="Arial"/>
                  <w:color w:val="000000"/>
                  <w:sz w:val="20"/>
                  <w:szCs w:val="20"/>
                </w:rPr>
                <w:t>LY-AP-PE-0</w:t>
              </w:r>
            </w:ins>
            <w:ins w:id="208" w:author="Ally Ward" w:date="2013-01-09T18:08:00Z">
              <w:r w:rsidR="004A7B16">
                <w:rPr>
                  <w:rFonts w:ascii="Arial" w:hAnsi="Arial" w:cs="Arial"/>
                  <w:color w:val="000000"/>
                  <w:sz w:val="20"/>
                  <w:szCs w:val="20"/>
                </w:rPr>
                <w:t>30</w:t>
              </w:r>
            </w:ins>
          </w:p>
          <w:p w:rsidR="004A7B16" w:rsidRDefault="004A7B16" w:rsidP="00E26BD3">
            <w:pPr>
              <w:rPr>
                <w:ins w:id="209" w:author="Ally Ward" w:date="2013-01-09T18:00:00Z"/>
                <w:rFonts w:ascii="Arial" w:hAnsi="Arial" w:cs="Arial"/>
                <w:color w:val="000000"/>
                <w:sz w:val="20"/>
                <w:szCs w:val="20"/>
              </w:rPr>
            </w:pPr>
            <w:ins w:id="210" w:author="Ally Ward" w:date="2013-01-09T18:08:00Z">
              <w:r w:rsidRPr="004A7B16">
                <w:rPr>
                  <w:rFonts w:ascii="Arial" w:hAnsi="Arial" w:cs="Arial"/>
                  <w:color w:val="000000"/>
                  <w:sz w:val="20"/>
                  <w:szCs w:val="20"/>
                </w:rPr>
                <w:t xml:space="preserve">LY-AP-PE-031 </w:t>
              </w:r>
            </w:ins>
          </w:p>
          <w:p w:rsidR="004A7B16" w:rsidRDefault="004A7B16" w:rsidP="005D414B">
            <w:pPr>
              <w:rPr>
                <w:ins w:id="211" w:author="Ally Ward" w:date="2013-01-09T18:08:00Z"/>
                <w:rFonts w:ascii="Arial" w:hAnsi="Arial" w:cs="Arial"/>
                <w:color w:val="000000"/>
                <w:sz w:val="20"/>
                <w:szCs w:val="20"/>
              </w:rPr>
            </w:pPr>
          </w:p>
          <w:p w:rsidR="004A7B16" w:rsidRDefault="004A7B16" w:rsidP="005D414B">
            <w:pPr>
              <w:rPr>
                <w:ins w:id="212" w:author="Ally Ward" w:date="2013-01-09T18:08:00Z"/>
                <w:rFonts w:ascii="Arial" w:hAnsi="Arial" w:cs="Arial"/>
                <w:color w:val="000000"/>
                <w:sz w:val="20"/>
                <w:szCs w:val="20"/>
              </w:rPr>
            </w:pPr>
            <w:ins w:id="213" w:author="Ally Ward" w:date="2013-01-09T18:08:00Z">
              <w:r w:rsidRPr="004A7B16">
                <w:rPr>
                  <w:rFonts w:ascii="Arial" w:hAnsi="Arial" w:cs="Arial"/>
                  <w:color w:val="000000"/>
                  <w:sz w:val="20"/>
                  <w:szCs w:val="20"/>
                </w:rPr>
                <w:t xml:space="preserve">LY-AP-PE-032 </w:t>
              </w:r>
            </w:ins>
          </w:p>
          <w:p w:rsidR="004A7B16" w:rsidRDefault="004A7B16" w:rsidP="005D414B">
            <w:pPr>
              <w:rPr>
                <w:ins w:id="214" w:author="Ally Ward" w:date="2013-01-09T18:09:00Z"/>
                <w:rFonts w:ascii="Arial" w:hAnsi="Arial" w:cs="Arial"/>
                <w:color w:val="000000"/>
                <w:sz w:val="20"/>
                <w:szCs w:val="20"/>
              </w:rPr>
            </w:pPr>
            <w:ins w:id="215" w:author="Ally Ward" w:date="2013-01-09T18:09:00Z">
              <w:r w:rsidRPr="004A7B16">
                <w:rPr>
                  <w:rFonts w:ascii="Arial" w:hAnsi="Arial" w:cs="Arial"/>
                  <w:color w:val="000000"/>
                  <w:sz w:val="20"/>
                  <w:szCs w:val="20"/>
                </w:rPr>
                <w:t xml:space="preserve">LY-AP-PE-033 </w:t>
              </w:r>
            </w:ins>
          </w:p>
          <w:p w:rsidR="004A7B16" w:rsidRDefault="004A7B16" w:rsidP="005D414B">
            <w:pPr>
              <w:rPr>
                <w:ins w:id="216" w:author="Ally Ward" w:date="2013-01-09T18:09:00Z"/>
                <w:rFonts w:ascii="Arial" w:hAnsi="Arial" w:cs="Arial"/>
                <w:color w:val="000000"/>
                <w:sz w:val="20"/>
                <w:szCs w:val="20"/>
              </w:rPr>
            </w:pPr>
          </w:p>
          <w:p w:rsidR="005D414B" w:rsidRDefault="005D414B" w:rsidP="005D414B">
            <w:pPr>
              <w:rPr>
                <w:rFonts w:ascii="Arial" w:hAnsi="Arial" w:cs="Arial"/>
                <w:color w:val="000000"/>
                <w:sz w:val="20"/>
                <w:szCs w:val="20"/>
              </w:rPr>
            </w:pPr>
            <w:ins w:id="217" w:author="Ally Ward" w:date="2013-01-09T18:00:00Z">
              <w:r w:rsidRPr="005D414B">
                <w:rPr>
                  <w:rFonts w:ascii="Arial" w:hAnsi="Arial" w:cs="Arial"/>
                  <w:color w:val="000000"/>
                  <w:sz w:val="20"/>
                  <w:szCs w:val="20"/>
                </w:rPr>
                <w:t xml:space="preserve">LY-AP-LE-001 </w:t>
              </w:r>
            </w:ins>
          </w:p>
        </w:tc>
        <w:tc>
          <w:tcPr>
            <w:tcW w:w="2109" w:type="pct"/>
            <w:shd w:val="clear" w:color="auto" w:fill="auto"/>
            <w:hideMark/>
          </w:tcPr>
          <w:p w:rsidR="00197C88" w:rsidRDefault="00197C88" w:rsidP="00A95C54">
            <w:pPr>
              <w:rPr>
                <w:ins w:id="218" w:author="Ally Ward" w:date="2013-01-09T18:00:00Z"/>
                <w:rFonts w:ascii="Arial" w:hAnsi="Arial" w:cs="Arial"/>
                <w:color w:val="000000"/>
                <w:sz w:val="20"/>
                <w:szCs w:val="20"/>
              </w:rPr>
            </w:pPr>
            <w:r>
              <w:rPr>
                <w:rFonts w:ascii="Arial" w:hAnsi="Arial" w:cs="Arial"/>
                <w:color w:val="000000"/>
                <w:sz w:val="20"/>
                <w:szCs w:val="20"/>
              </w:rPr>
              <w:t>Enablement of Voice Features</w:t>
            </w:r>
          </w:p>
          <w:p w:rsidR="005D414B" w:rsidRDefault="005D414B" w:rsidP="00A95C54">
            <w:pPr>
              <w:rPr>
                <w:ins w:id="219" w:author="Ally Ward" w:date="2013-01-09T18:01:00Z"/>
                <w:rFonts w:ascii="Arial" w:hAnsi="Arial" w:cs="Arial"/>
                <w:color w:val="000000"/>
                <w:sz w:val="20"/>
                <w:szCs w:val="20"/>
              </w:rPr>
            </w:pPr>
            <w:ins w:id="220" w:author="Ally Ward" w:date="2013-01-09T18:00:00Z">
              <w:r w:rsidRPr="005D414B">
                <w:rPr>
                  <w:rFonts w:ascii="Arial" w:hAnsi="Arial" w:cs="Arial"/>
                  <w:color w:val="000000"/>
                  <w:sz w:val="20"/>
                  <w:szCs w:val="20"/>
                </w:rPr>
                <w:t>User Provisioning - by office</w:t>
              </w:r>
            </w:ins>
          </w:p>
          <w:p w:rsidR="005D414B" w:rsidRDefault="005D414B" w:rsidP="00A95C54">
            <w:pPr>
              <w:rPr>
                <w:ins w:id="221" w:author="Ally Ward" w:date="2013-01-09T18:01:00Z"/>
                <w:rFonts w:ascii="Arial" w:hAnsi="Arial" w:cs="Arial"/>
                <w:color w:val="000000"/>
                <w:sz w:val="20"/>
                <w:szCs w:val="20"/>
              </w:rPr>
            </w:pPr>
            <w:ins w:id="222" w:author="Ally Ward" w:date="2013-01-09T18:01:00Z">
              <w:r w:rsidRPr="005D414B">
                <w:rPr>
                  <w:rFonts w:ascii="Arial" w:hAnsi="Arial" w:cs="Arial"/>
                  <w:color w:val="000000"/>
                  <w:sz w:val="20"/>
                  <w:szCs w:val="20"/>
                </w:rPr>
                <w:t>User Provisioning - Not permitted Lync</w:t>
              </w:r>
            </w:ins>
          </w:p>
          <w:p w:rsidR="005D414B" w:rsidRDefault="005D414B" w:rsidP="00A95C54">
            <w:pPr>
              <w:rPr>
                <w:ins w:id="223" w:author="Ally Ward" w:date="2013-01-09T18:01:00Z"/>
                <w:rFonts w:ascii="Arial" w:hAnsi="Arial" w:cs="Arial"/>
                <w:color w:val="000000"/>
                <w:sz w:val="20"/>
                <w:szCs w:val="20"/>
              </w:rPr>
            </w:pPr>
            <w:ins w:id="224" w:author="Ally Ward" w:date="2013-01-09T18:01:00Z">
              <w:r w:rsidRPr="005D414B">
                <w:rPr>
                  <w:rFonts w:ascii="Arial" w:hAnsi="Arial" w:cs="Arial"/>
                  <w:color w:val="000000"/>
                  <w:sz w:val="20"/>
                  <w:szCs w:val="20"/>
                </w:rPr>
                <w:t>User Provisioning - based on AD features provision policies</w:t>
              </w:r>
            </w:ins>
          </w:p>
          <w:p w:rsidR="005D414B" w:rsidRDefault="005D414B" w:rsidP="00A95C54">
            <w:pPr>
              <w:rPr>
                <w:ins w:id="225" w:author="Ally Ward" w:date="2013-01-09T18:02:00Z"/>
                <w:rFonts w:ascii="Arial" w:hAnsi="Arial" w:cs="Arial"/>
                <w:color w:val="000000"/>
                <w:sz w:val="20"/>
                <w:szCs w:val="20"/>
              </w:rPr>
            </w:pPr>
            <w:ins w:id="226" w:author="Ally Ward" w:date="2013-01-09T18:01:00Z">
              <w:r w:rsidRPr="005D414B">
                <w:rPr>
                  <w:rFonts w:ascii="Arial" w:hAnsi="Arial" w:cs="Arial"/>
                  <w:color w:val="000000"/>
                  <w:sz w:val="20"/>
                  <w:szCs w:val="20"/>
                </w:rPr>
                <w:t>User provisioning - dial plans</w:t>
              </w:r>
            </w:ins>
          </w:p>
          <w:p w:rsidR="005D414B" w:rsidRDefault="005D414B" w:rsidP="00A95C54">
            <w:pPr>
              <w:rPr>
                <w:ins w:id="227" w:author="Ally Ward" w:date="2013-01-09T18:02:00Z"/>
                <w:rFonts w:ascii="Arial" w:hAnsi="Arial" w:cs="Arial"/>
                <w:color w:val="000000"/>
                <w:sz w:val="20"/>
                <w:szCs w:val="20"/>
              </w:rPr>
            </w:pPr>
            <w:ins w:id="228" w:author="Ally Ward" w:date="2013-01-09T18:02:00Z">
              <w:r w:rsidRPr="005D414B">
                <w:rPr>
                  <w:rFonts w:ascii="Arial" w:hAnsi="Arial" w:cs="Arial"/>
                  <w:color w:val="000000"/>
                  <w:sz w:val="20"/>
                  <w:szCs w:val="20"/>
                </w:rPr>
                <w:t>User Provisioning - Voice Policies</w:t>
              </w:r>
            </w:ins>
          </w:p>
          <w:p w:rsidR="005D414B" w:rsidRDefault="005D414B" w:rsidP="00A95C54">
            <w:pPr>
              <w:rPr>
                <w:ins w:id="229" w:author="Ally Ward" w:date="2013-01-09T18:02:00Z"/>
                <w:rFonts w:ascii="Arial" w:hAnsi="Arial" w:cs="Arial"/>
                <w:color w:val="000000"/>
                <w:sz w:val="20"/>
                <w:szCs w:val="20"/>
              </w:rPr>
            </w:pPr>
            <w:ins w:id="230" w:author="Ally Ward" w:date="2013-01-09T18:02:00Z">
              <w:r w:rsidRPr="005D414B">
                <w:rPr>
                  <w:rFonts w:ascii="Arial" w:hAnsi="Arial" w:cs="Arial"/>
                  <w:color w:val="000000"/>
                  <w:sz w:val="20"/>
                  <w:szCs w:val="20"/>
                </w:rPr>
                <w:t>User disablement</w:t>
              </w:r>
            </w:ins>
          </w:p>
          <w:p w:rsidR="005D414B" w:rsidRDefault="005D414B" w:rsidP="00A95C54">
            <w:pPr>
              <w:rPr>
                <w:ins w:id="231" w:author="Ally Ward" w:date="2013-01-09T18:03:00Z"/>
                <w:rFonts w:ascii="Arial" w:hAnsi="Arial" w:cs="Arial"/>
                <w:color w:val="000000"/>
                <w:sz w:val="20"/>
                <w:szCs w:val="20"/>
              </w:rPr>
            </w:pPr>
            <w:ins w:id="232" w:author="Ally Ward" w:date="2013-01-09T18:02:00Z">
              <w:r w:rsidRPr="005D414B">
                <w:rPr>
                  <w:rFonts w:ascii="Arial" w:hAnsi="Arial" w:cs="Arial"/>
                  <w:color w:val="000000"/>
                  <w:sz w:val="20"/>
                  <w:szCs w:val="20"/>
                </w:rPr>
                <w:t>Business Card Data</w:t>
              </w:r>
            </w:ins>
          </w:p>
          <w:p w:rsidR="005D414B" w:rsidRDefault="005D414B" w:rsidP="00A95C54">
            <w:pPr>
              <w:rPr>
                <w:ins w:id="233" w:author="Ally Ward" w:date="2013-01-09T18:03:00Z"/>
                <w:rFonts w:ascii="Arial" w:hAnsi="Arial" w:cs="Arial"/>
                <w:color w:val="000000"/>
                <w:sz w:val="20"/>
                <w:szCs w:val="20"/>
              </w:rPr>
            </w:pPr>
            <w:ins w:id="234" w:author="Ally Ward" w:date="2013-01-09T18:03:00Z">
              <w:r w:rsidRPr="005D414B">
                <w:rPr>
                  <w:rFonts w:ascii="Arial" w:hAnsi="Arial" w:cs="Arial"/>
                  <w:color w:val="000000"/>
                  <w:sz w:val="20"/>
                  <w:szCs w:val="20"/>
                </w:rPr>
                <w:t>Apply list of blocked dialing codes by country</w:t>
              </w:r>
            </w:ins>
          </w:p>
          <w:p w:rsidR="005D414B" w:rsidRDefault="005D414B" w:rsidP="00A95C54">
            <w:pPr>
              <w:rPr>
                <w:ins w:id="235" w:author="Ally Ward" w:date="2013-01-09T18:04:00Z"/>
                <w:rFonts w:ascii="Arial" w:hAnsi="Arial" w:cs="Arial"/>
                <w:color w:val="000000"/>
                <w:sz w:val="20"/>
                <w:szCs w:val="20"/>
              </w:rPr>
            </w:pPr>
            <w:ins w:id="236" w:author="Ally Ward" w:date="2013-01-09T18:03:00Z">
              <w:r w:rsidRPr="005D414B">
                <w:rPr>
                  <w:rFonts w:ascii="Arial" w:hAnsi="Arial" w:cs="Arial"/>
                  <w:color w:val="000000"/>
                  <w:sz w:val="20"/>
                  <w:szCs w:val="20"/>
                </w:rPr>
                <w:t>Restrict any Lync voice by country</w:t>
              </w:r>
            </w:ins>
          </w:p>
          <w:p w:rsidR="004A7B16" w:rsidRDefault="004A7B16" w:rsidP="00A95C54">
            <w:pPr>
              <w:rPr>
                <w:ins w:id="237" w:author="Ally Ward" w:date="2013-01-09T18:04:00Z"/>
                <w:rFonts w:ascii="Arial" w:hAnsi="Arial" w:cs="Arial"/>
                <w:color w:val="000000"/>
                <w:sz w:val="20"/>
                <w:szCs w:val="20"/>
              </w:rPr>
            </w:pPr>
            <w:ins w:id="238" w:author="Ally Ward" w:date="2013-01-09T18:04:00Z">
              <w:r w:rsidRPr="005D414B">
                <w:rPr>
                  <w:rFonts w:ascii="Arial" w:hAnsi="Arial" w:cs="Arial"/>
                  <w:color w:val="000000"/>
                  <w:sz w:val="20"/>
                  <w:szCs w:val="20"/>
                </w:rPr>
                <w:t>Restrict any Lync TEHO by country</w:t>
              </w:r>
            </w:ins>
          </w:p>
          <w:p w:rsidR="004A7B16" w:rsidRDefault="004A7B16" w:rsidP="00A95C54">
            <w:pPr>
              <w:rPr>
                <w:ins w:id="239" w:author="Ally Ward" w:date="2012-11-02T14:06:00Z"/>
                <w:rFonts w:ascii="Arial" w:hAnsi="Arial" w:cs="Arial"/>
                <w:color w:val="000000"/>
                <w:sz w:val="20"/>
                <w:szCs w:val="20"/>
              </w:rPr>
            </w:pPr>
            <w:ins w:id="240" w:author="Ally Ward" w:date="2013-01-09T18:04:00Z">
              <w:r w:rsidRPr="004A7B16">
                <w:rPr>
                  <w:rFonts w:ascii="Arial" w:hAnsi="Arial" w:cs="Arial"/>
                  <w:color w:val="000000"/>
                  <w:sz w:val="20"/>
                  <w:szCs w:val="20"/>
                </w:rPr>
                <w:t>User disablement - urgent termination</w:t>
              </w:r>
            </w:ins>
          </w:p>
          <w:p w:rsidR="00197C88" w:rsidRDefault="00197C88" w:rsidP="00A95C54">
            <w:pPr>
              <w:rPr>
                <w:ins w:id="241" w:author="Ally Ward" w:date="2012-11-02T14:06:00Z"/>
                <w:rFonts w:ascii="Arial" w:hAnsi="Arial" w:cs="Arial"/>
                <w:color w:val="000000"/>
                <w:sz w:val="20"/>
                <w:szCs w:val="20"/>
              </w:rPr>
            </w:pPr>
            <w:ins w:id="242" w:author="Ally Ward" w:date="2012-11-02T14:06:00Z">
              <w:r w:rsidRPr="00B44351">
                <w:rPr>
                  <w:rFonts w:ascii="Arial" w:hAnsi="Arial" w:cs="Arial"/>
                  <w:color w:val="000000"/>
                  <w:sz w:val="20"/>
                  <w:szCs w:val="20"/>
                </w:rPr>
                <w:t>Default policies for new hires</w:t>
              </w:r>
            </w:ins>
          </w:p>
          <w:p w:rsidR="004A7B16" w:rsidRDefault="004A7B16" w:rsidP="00A95C54">
            <w:pPr>
              <w:rPr>
                <w:ins w:id="243" w:author="Ally Ward" w:date="2013-01-09T18:05:00Z"/>
                <w:rFonts w:ascii="Arial" w:hAnsi="Arial" w:cs="Arial"/>
                <w:color w:val="000000"/>
                <w:sz w:val="20"/>
                <w:szCs w:val="20"/>
              </w:rPr>
            </w:pPr>
            <w:ins w:id="244" w:author="Ally Ward" w:date="2013-01-09T18:05:00Z">
              <w:r w:rsidRPr="004A7B16">
                <w:rPr>
                  <w:rFonts w:ascii="Arial" w:hAnsi="Arial" w:cs="Arial"/>
                  <w:color w:val="000000"/>
                  <w:sz w:val="20"/>
                  <w:szCs w:val="20"/>
                </w:rPr>
                <w:t xml:space="preserve">Provision active users </w:t>
              </w:r>
            </w:ins>
          </w:p>
          <w:p w:rsidR="00197C88" w:rsidRDefault="00197C88" w:rsidP="00A95C54">
            <w:pPr>
              <w:rPr>
                <w:ins w:id="245" w:author="Ally Ward" w:date="2012-11-02T14:07:00Z"/>
                <w:rFonts w:ascii="Arial" w:hAnsi="Arial" w:cs="Arial"/>
                <w:color w:val="000000"/>
                <w:sz w:val="20"/>
                <w:szCs w:val="20"/>
              </w:rPr>
            </w:pPr>
            <w:ins w:id="246" w:author="Ally Ward" w:date="2012-11-02T14:07:00Z">
              <w:r w:rsidRPr="00B44351">
                <w:rPr>
                  <w:rFonts w:ascii="Arial" w:hAnsi="Arial" w:cs="Arial"/>
                  <w:color w:val="000000"/>
                  <w:sz w:val="20"/>
                  <w:szCs w:val="20"/>
                </w:rPr>
                <w:t>Ad-hoc user requested changes to polices contrary to default policy</w:t>
              </w:r>
            </w:ins>
          </w:p>
          <w:p w:rsidR="004A7B16" w:rsidRDefault="004A7B16" w:rsidP="00A95C54">
            <w:pPr>
              <w:rPr>
                <w:ins w:id="247" w:author="Ally Ward" w:date="2013-01-09T18:07:00Z"/>
                <w:rFonts w:ascii="Arial" w:hAnsi="Arial" w:cs="Arial"/>
                <w:color w:val="000000"/>
                <w:sz w:val="20"/>
                <w:szCs w:val="20"/>
              </w:rPr>
            </w:pPr>
            <w:ins w:id="248" w:author="Ally Ward" w:date="2013-01-09T18:06:00Z">
              <w:r w:rsidRPr="004A7B16">
                <w:rPr>
                  <w:rFonts w:ascii="Arial" w:hAnsi="Arial" w:cs="Arial"/>
                  <w:color w:val="000000"/>
                  <w:sz w:val="20"/>
                  <w:szCs w:val="20"/>
                </w:rPr>
                <w:t xml:space="preserve">Operations managing Provisioning mapping tables through an online interface </w:t>
              </w:r>
            </w:ins>
          </w:p>
          <w:p w:rsidR="004A7B16" w:rsidRDefault="004A7B16" w:rsidP="00A95C54">
            <w:pPr>
              <w:rPr>
                <w:ins w:id="249" w:author="Ally Ward" w:date="2013-01-09T18:06:00Z"/>
                <w:rFonts w:ascii="Arial" w:hAnsi="Arial" w:cs="Arial"/>
                <w:color w:val="000000"/>
                <w:sz w:val="20"/>
                <w:szCs w:val="20"/>
              </w:rPr>
            </w:pPr>
            <w:ins w:id="250" w:author="Ally Ward" w:date="2013-01-09T18:07:00Z">
              <w:r w:rsidRPr="004A7B16">
                <w:rPr>
                  <w:rFonts w:ascii="Arial" w:hAnsi="Arial" w:cs="Arial"/>
                  <w:color w:val="000000"/>
                  <w:sz w:val="20"/>
                  <w:szCs w:val="20"/>
                </w:rPr>
                <w:t>Allocate user's SIP URI</w:t>
              </w:r>
            </w:ins>
          </w:p>
          <w:p w:rsidR="00C75327" w:rsidRDefault="00C75327" w:rsidP="00A95C54">
            <w:pPr>
              <w:rPr>
                <w:ins w:id="251" w:author="Ally Ward" w:date="2012-11-09T15:59:00Z"/>
                <w:rFonts w:ascii="Arial" w:hAnsi="Arial" w:cs="Arial"/>
                <w:color w:val="000000"/>
                <w:sz w:val="20"/>
                <w:szCs w:val="20"/>
              </w:rPr>
            </w:pPr>
            <w:ins w:id="252" w:author="Ally Ward" w:date="2012-11-09T15:58:00Z">
              <w:r w:rsidRPr="00C75327">
                <w:rPr>
                  <w:rFonts w:ascii="Arial" w:hAnsi="Arial" w:cs="Arial"/>
                  <w:color w:val="000000"/>
                  <w:sz w:val="20"/>
                  <w:szCs w:val="20"/>
                </w:rPr>
                <w:t xml:space="preserve">Audit trail of </w:t>
              </w:r>
            </w:ins>
            <w:ins w:id="253" w:author="Ally Ward" w:date="2013-01-09T18:08:00Z">
              <w:r w:rsidR="004A7B16" w:rsidRPr="004A7B16">
                <w:rPr>
                  <w:rFonts w:ascii="Arial" w:hAnsi="Arial" w:cs="Arial"/>
                  <w:color w:val="000000"/>
                  <w:sz w:val="20"/>
                  <w:szCs w:val="20"/>
                </w:rPr>
                <w:t>adhoc changes to AD attributes</w:t>
              </w:r>
            </w:ins>
          </w:p>
          <w:p w:rsidR="004A7B16" w:rsidRDefault="004A7B16" w:rsidP="00A95C54">
            <w:pPr>
              <w:rPr>
                <w:ins w:id="254" w:author="Ally Ward" w:date="2013-01-09T18:08:00Z"/>
                <w:rFonts w:ascii="Arial" w:hAnsi="Arial" w:cs="Arial"/>
                <w:color w:val="000000"/>
                <w:sz w:val="20"/>
                <w:szCs w:val="20"/>
              </w:rPr>
            </w:pPr>
            <w:ins w:id="255" w:author="Ally Ward" w:date="2013-01-09T18:08:00Z">
              <w:r w:rsidRPr="004A7B16">
                <w:rPr>
                  <w:rFonts w:ascii="Arial" w:hAnsi="Arial" w:cs="Arial"/>
                  <w:color w:val="000000"/>
                  <w:sz w:val="20"/>
                  <w:szCs w:val="20"/>
                </w:rPr>
                <w:t xml:space="preserve">Lync Provisioning Engine reporting </w:t>
              </w:r>
            </w:ins>
          </w:p>
          <w:p w:rsidR="004A7B16" w:rsidRDefault="004A7B16" w:rsidP="00A95C54">
            <w:pPr>
              <w:rPr>
                <w:ins w:id="256" w:author="Ally Ward" w:date="2013-01-09T18:08:00Z"/>
                <w:rFonts w:ascii="Arial" w:hAnsi="Arial" w:cs="Arial"/>
                <w:color w:val="000000"/>
                <w:sz w:val="20"/>
                <w:szCs w:val="20"/>
              </w:rPr>
            </w:pPr>
            <w:ins w:id="257" w:author="Ally Ward" w:date="2013-01-09T18:08:00Z">
              <w:r w:rsidRPr="004A7B16">
                <w:rPr>
                  <w:rFonts w:ascii="Arial" w:hAnsi="Arial" w:cs="Arial"/>
                  <w:color w:val="000000"/>
                  <w:sz w:val="20"/>
                  <w:szCs w:val="20"/>
                </w:rPr>
                <w:t>User provisioning - leave a terminated user active</w:t>
              </w:r>
              <w:r w:rsidRPr="005D414B">
                <w:rPr>
                  <w:rFonts w:ascii="Arial" w:hAnsi="Arial" w:cs="Arial"/>
                  <w:color w:val="000000"/>
                  <w:sz w:val="20"/>
                  <w:szCs w:val="20"/>
                </w:rPr>
                <w:t xml:space="preserve"> </w:t>
              </w:r>
            </w:ins>
          </w:p>
          <w:p w:rsidR="004A7B16" w:rsidRDefault="004A7B16" w:rsidP="00A95C54">
            <w:pPr>
              <w:rPr>
                <w:ins w:id="258" w:author="Ally Ward" w:date="2013-01-09T18:09:00Z"/>
                <w:rFonts w:ascii="Arial" w:hAnsi="Arial" w:cs="Arial"/>
                <w:color w:val="000000"/>
                <w:sz w:val="20"/>
                <w:szCs w:val="20"/>
              </w:rPr>
            </w:pPr>
            <w:ins w:id="259" w:author="Ally Ward" w:date="2013-01-09T18:09:00Z">
              <w:r w:rsidRPr="004A7B16">
                <w:rPr>
                  <w:rFonts w:ascii="Arial" w:hAnsi="Arial" w:cs="Arial"/>
                  <w:color w:val="000000"/>
                  <w:sz w:val="20"/>
                  <w:szCs w:val="20"/>
                </w:rPr>
                <w:t xml:space="preserve">User provisioning - Maintain override </w:t>
              </w:r>
            </w:ins>
          </w:p>
          <w:p w:rsidR="004A7B16" w:rsidRDefault="004A7B16" w:rsidP="00A95C54">
            <w:pPr>
              <w:rPr>
                <w:ins w:id="260" w:author="Ally Ward" w:date="2013-01-09T18:09:00Z"/>
                <w:rFonts w:ascii="Arial" w:hAnsi="Arial" w:cs="Arial"/>
                <w:color w:val="000000"/>
                <w:sz w:val="20"/>
                <w:szCs w:val="20"/>
              </w:rPr>
            </w:pPr>
            <w:ins w:id="261" w:author="Ally Ward" w:date="2013-01-09T18:09:00Z">
              <w:r w:rsidRPr="004A7B16">
                <w:rPr>
                  <w:rFonts w:ascii="Arial" w:hAnsi="Arial" w:cs="Arial"/>
                  <w:color w:val="000000"/>
                  <w:sz w:val="20"/>
                  <w:szCs w:val="20"/>
                </w:rPr>
                <w:t xml:space="preserve">Provisioning Engine Policy name maintenance </w:t>
              </w:r>
            </w:ins>
          </w:p>
          <w:p w:rsidR="005D414B" w:rsidRDefault="005D414B" w:rsidP="00A95C54">
            <w:pPr>
              <w:rPr>
                <w:rFonts w:ascii="Arial" w:hAnsi="Arial" w:cs="Arial"/>
                <w:color w:val="000000"/>
                <w:sz w:val="20"/>
                <w:szCs w:val="20"/>
              </w:rPr>
            </w:pPr>
            <w:ins w:id="262" w:author="Ally Ward" w:date="2013-01-09T18:00:00Z">
              <w:r w:rsidRPr="005D414B">
                <w:rPr>
                  <w:rFonts w:ascii="Arial" w:hAnsi="Arial" w:cs="Arial"/>
                  <w:color w:val="000000"/>
                  <w:sz w:val="20"/>
                  <w:szCs w:val="20"/>
                </w:rPr>
                <w:t>User Deletion</w:t>
              </w:r>
            </w:ins>
          </w:p>
        </w:tc>
      </w:tr>
      <w:tr w:rsidR="00197C88" w:rsidRPr="00DA0F75" w:rsidTr="00197C88">
        <w:trPr>
          <w:cantSplit/>
          <w:trHeight w:val="721"/>
        </w:trPr>
        <w:tc>
          <w:tcPr>
            <w:tcW w:w="1283" w:type="pct"/>
            <w:shd w:val="clear" w:color="auto" w:fill="auto"/>
          </w:tcPr>
          <w:p w:rsidR="00197C88" w:rsidRDefault="00197C88">
            <w:pPr>
              <w:rPr>
                <w:rFonts w:ascii="Arial" w:hAnsi="Arial" w:cs="Arial"/>
                <w:color w:val="000000"/>
                <w:sz w:val="20"/>
                <w:szCs w:val="20"/>
              </w:rPr>
            </w:pPr>
            <w:r w:rsidRPr="00897AAA">
              <w:rPr>
                <w:rFonts w:ascii="Arial" w:hAnsi="Arial" w:cs="Arial"/>
                <w:color w:val="000000"/>
                <w:sz w:val="20"/>
                <w:szCs w:val="20"/>
              </w:rPr>
              <w:t xml:space="preserve">LYBR-NF-INST-002 </w:t>
            </w:r>
            <w:r>
              <w:rPr>
                <w:rFonts w:ascii="Arial" w:hAnsi="Arial" w:cs="Arial"/>
                <w:color w:val="000000"/>
                <w:sz w:val="20"/>
                <w:szCs w:val="20"/>
              </w:rPr>
              <w:t xml:space="preserve">OR12 Lync-to-Lync file transfers must have a configurable file size limit. </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tcPr>
          <w:p w:rsidR="00197C88" w:rsidRDefault="00197C88" w:rsidP="00A95C54">
            <w:pPr>
              <w:rPr>
                <w:rFonts w:ascii="Arial" w:hAnsi="Arial" w:cs="Arial"/>
                <w:color w:val="000000"/>
                <w:sz w:val="20"/>
                <w:szCs w:val="20"/>
              </w:rPr>
            </w:pPr>
            <w:r>
              <w:rPr>
                <w:rFonts w:ascii="Arial" w:hAnsi="Arial" w:cs="Arial"/>
                <w:color w:val="000000"/>
                <w:sz w:val="20"/>
                <w:szCs w:val="20"/>
              </w:rPr>
              <w:t>LY-NF-AVAIL-003</w:t>
            </w:r>
          </w:p>
        </w:tc>
        <w:tc>
          <w:tcPr>
            <w:tcW w:w="2109" w:type="pct"/>
            <w:shd w:val="clear" w:color="auto" w:fill="auto"/>
          </w:tcPr>
          <w:p w:rsidR="00197C88" w:rsidRDefault="00197C88" w:rsidP="00A95C54">
            <w:pPr>
              <w:rPr>
                <w:rFonts w:ascii="Arial" w:hAnsi="Arial" w:cs="Arial"/>
                <w:color w:val="000000"/>
                <w:sz w:val="20"/>
                <w:szCs w:val="20"/>
              </w:rPr>
            </w:pPr>
            <w:r>
              <w:rPr>
                <w:rFonts w:ascii="Arial" w:hAnsi="Arial" w:cs="Arial"/>
                <w:color w:val="000000"/>
                <w:sz w:val="20"/>
                <w:szCs w:val="20"/>
              </w:rPr>
              <w:t>Prohibit the internal transfer via IM of files greater than 15MB</w:t>
            </w:r>
          </w:p>
        </w:tc>
      </w:tr>
      <w:tr w:rsidR="00197C88" w:rsidRPr="00DA0F75" w:rsidTr="00197C88">
        <w:trPr>
          <w:cantSplit/>
          <w:trHeight w:val="721"/>
        </w:trPr>
        <w:tc>
          <w:tcPr>
            <w:tcW w:w="1283" w:type="pct"/>
            <w:shd w:val="clear" w:color="auto" w:fill="auto"/>
          </w:tcPr>
          <w:p w:rsidR="00197C88" w:rsidRDefault="00197C88">
            <w:pPr>
              <w:rPr>
                <w:rFonts w:ascii="Arial" w:hAnsi="Arial" w:cs="Arial"/>
                <w:color w:val="000000"/>
                <w:sz w:val="20"/>
                <w:szCs w:val="20"/>
              </w:rPr>
            </w:pPr>
            <w:r w:rsidRPr="00F06D12">
              <w:rPr>
                <w:rFonts w:ascii="Arial" w:hAnsi="Arial" w:cs="Arial"/>
                <w:color w:val="000000"/>
                <w:sz w:val="20"/>
                <w:szCs w:val="20"/>
              </w:rPr>
              <w:t xml:space="preserve">LYBR-NF-AVAIL-007 </w:t>
            </w:r>
            <w:r>
              <w:rPr>
                <w:rFonts w:ascii="Arial" w:hAnsi="Arial" w:cs="Arial"/>
                <w:color w:val="000000"/>
                <w:sz w:val="20"/>
                <w:szCs w:val="20"/>
              </w:rPr>
              <w:t>OR14 End user features that have infrastructure impact (such as bandwidth consumption for address book downloads or video calls), must be centrally manageable per user or site.</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1205" w:type="pct"/>
            <w:shd w:val="clear" w:color="auto" w:fill="auto"/>
          </w:tcPr>
          <w:p w:rsidR="00197C88" w:rsidRDefault="00197C88">
            <w:pPr>
              <w:rPr>
                <w:rFonts w:ascii="Arial" w:hAnsi="Arial" w:cs="Arial"/>
                <w:color w:val="000000"/>
                <w:sz w:val="20"/>
                <w:szCs w:val="20"/>
              </w:rPr>
            </w:pPr>
            <w:r>
              <w:rPr>
                <w:rFonts w:ascii="Arial" w:hAnsi="Arial" w:cs="Arial"/>
                <w:color w:val="000000"/>
                <w:sz w:val="20"/>
                <w:szCs w:val="20"/>
              </w:rPr>
              <w:t>LY-NF-AVAIL-009</w:t>
            </w:r>
          </w:p>
        </w:tc>
        <w:tc>
          <w:tcPr>
            <w:tcW w:w="2109" w:type="pct"/>
            <w:shd w:val="clear" w:color="auto" w:fill="auto"/>
          </w:tcPr>
          <w:p w:rsidR="00197C88" w:rsidRDefault="00197C88">
            <w:pPr>
              <w:rPr>
                <w:rFonts w:ascii="Arial" w:hAnsi="Arial" w:cs="Arial"/>
                <w:color w:val="000000"/>
                <w:sz w:val="20"/>
                <w:szCs w:val="20"/>
              </w:rPr>
            </w:pPr>
            <w:r w:rsidRPr="00A95C54">
              <w:rPr>
                <w:rFonts w:ascii="Arial" w:hAnsi="Arial" w:cs="Arial"/>
                <w:color w:val="000000"/>
                <w:sz w:val="20"/>
                <w:szCs w:val="20"/>
              </w:rPr>
              <w:t>Central management of address book downloads and video calls</w:t>
            </w:r>
          </w:p>
        </w:tc>
      </w:tr>
    </w:tbl>
    <w:p w:rsidR="00DA0F75" w:rsidRDefault="00DA0F75" w:rsidP="000778B6">
      <w:pPr>
        <w:pStyle w:val="EYBodyText"/>
      </w:pPr>
    </w:p>
    <w:p w:rsidR="00375272" w:rsidRDefault="00375272" w:rsidP="000778B6">
      <w:pPr>
        <w:pStyle w:val="EYBodyText"/>
      </w:pPr>
    </w:p>
    <w:p w:rsidR="00DA0F75" w:rsidRDefault="00DA0F75" w:rsidP="00470C95">
      <w:pPr>
        <w:pStyle w:val="EYHeading3"/>
      </w:pPr>
      <w:bookmarkStart w:id="263" w:name="_Toc332218286"/>
      <w:r>
        <w:t>Security</w:t>
      </w:r>
      <w:r w:rsidR="00F37C92">
        <w:t xml:space="preserve"> Requirements</w:t>
      </w:r>
      <w:bookmarkEnd w:id="263"/>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565"/>
        <w:gridCol w:w="806"/>
        <w:gridCol w:w="1841"/>
        <w:gridCol w:w="4780"/>
      </w:tblGrid>
      <w:tr w:rsidR="00197C88" w:rsidTr="00197C88">
        <w:trPr>
          <w:cantSplit/>
          <w:trHeight w:val="440"/>
          <w:tblHeader/>
        </w:trPr>
        <w:tc>
          <w:tcPr>
            <w:tcW w:w="1284" w:type="pct"/>
            <w:shd w:val="clear" w:color="4F81BD" w:fill="BFBFBF" w:themeFill="background1" w:themeFillShade="BF"/>
            <w:hideMark/>
          </w:tcPr>
          <w:p w:rsidR="00197C88" w:rsidRDefault="00197C88"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403" w:type="pct"/>
            <w:shd w:val="clear" w:color="4F81BD" w:fill="BFBFBF" w:themeFill="background1" w:themeFillShade="BF"/>
          </w:tcPr>
          <w:p w:rsidR="00197C88" w:rsidRDefault="00197C88" w:rsidP="00197C88">
            <w:pPr>
              <w:jc w:val="center"/>
              <w:rPr>
                <w:rFonts w:ascii="Arial" w:hAnsi="Arial" w:cs="Arial"/>
                <w:b/>
                <w:bCs/>
                <w:color w:val="FFFFFF"/>
                <w:sz w:val="20"/>
                <w:szCs w:val="20"/>
              </w:rPr>
            </w:pPr>
            <w:r>
              <w:rPr>
                <w:rFonts w:ascii="Arial" w:hAnsi="Arial" w:cs="Arial"/>
                <w:b/>
                <w:bCs/>
                <w:color w:val="FFFFFF"/>
                <w:sz w:val="20"/>
                <w:szCs w:val="20"/>
              </w:rPr>
              <w:t>Phase</w:t>
            </w:r>
          </w:p>
        </w:tc>
        <w:tc>
          <w:tcPr>
            <w:tcW w:w="921" w:type="pct"/>
            <w:shd w:val="clear" w:color="4F81BD" w:fill="BFBFBF" w:themeFill="background1" w:themeFillShade="BF"/>
            <w:hideMark/>
          </w:tcPr>
          <w:p w:rsidR="00197C88" w:rsidRDefault="00197C88"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392" w:type="pct"/>
            <w:shd w:val="clear" w:color="4F81BD" w:fill="BFBFBF" w:themeFill="background1" w:themeFillShade="BF"/>
          </w:tcPr>
          <w:p w:rsidR="00197C88" w:rsidRDefault="00197C88"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197C88" w:rsidTr="00197C88">
        <w:trPr>
          <w:cantSplit/>
          <w:trHeight w:val="810"/>
        </w:trPr>
        <w:tc>
          <w:tcPr>
            <w:tcW w:w="1284" w:type="pct"/>
            <w:shd w:val="clear" w:color="auto" w:fill="auto"/>
            <w:hideMark/>
          </w:tcPr>
          <w:p w:rsidR="00197C88" w:rsidRDefault="00197C88">
            <w:pPr>
              <w:rPr>
                <w:rFonts w:ascii="Arial" w:hAnsi="Arial" w:cs="Arial"/>
                <w:color w:val="000000"/>
                <w:sz w:val="20"/>
                <w:szCs w:val="20"/>
              </w:rPr>
            </w:pPr>
            <w:r w:rsidRPr="00F06D12">
              <w:rPr>
                <w:rFonts w:ascii="Arial" w:hAnsi="Arial" w:cs="Arial"/>
                <w:color w:val="000000"/>
                <w:sz w:val="20"/>
                <w:szCs w:val="20"/>
              </w:rPr>
              <w:t>LYBR-SEC-003</w:t>
            </w:r>
            <w:r>
              <w:rPr>
                <w:rFonts w:ascii="Arial" w:hAnsi="Arial" w:cs="Arial"/>
                <w:color w:val="000000"/>
                <w:sz w:val="20"/>
                <w:szCs w:val="20"/>
              </w:rPr>
              <w:t xml:space="preserve"> SEC01 All collaboration traffic will be encrypted using TLS; and internally Kerberos authentication will also be mandatory</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LY-SEC-003</w:t>
            </w:r>
            <w:r>
              <w:rPr>
                <w:rFonts w:ascii="Arial" w:hAnsi="Arial" w:cs="Arial"/>
                <w:color w:val="000000"/>
                <w:sz w:val="20"/>
                <w:szCs w:val="20"/>
              </w:rPr>
              <w:br/>
              <w:t>LY-SEC-004</w:t>
            </w:r>
          </w:p>
        </w:tc>
        <w:tc>
          <w:tcPr>
            <w:tcW w:w="2392"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Collaboration traffic encrypted using TLS</w:t>
            </w:r>
            <w:r>
              <w:rPr>
                <w:rFonts w:ascii="Arial" w:hAnsi="Arial" w:cs="Arial"/>
                <w:color w:val="000000"/>
                <w:sz w:val="20"/>
                <w:szCs w:val="20"/>
              </w:rPr>
              <w:br/>
              <w:t>Initial Internal Kerberos authentication will be mandatory</w:t>
            </w:r>
          </w:p>
        </w:tc>
      </w:tr>
      <w:tr w:rsidR="00197C88" w:rsidTr="00197C88">
        <w:trPr>
          <w:cantSplit/>
          <w:trHeight w:val="682"/>
        </w:trPr>
        <w:tc>
          <w:tcPr>
            <w:tcW w:w="1284" w:type="pct"/>
            <w:shd w:val="clear" w:color="auto" w:fill="auto"/>
            <w:hideMark/>
          </w:tcPr>
          <w:p w:rsidR="00197C88" w:rsidRDefault="00197C88">
            <w:pPr>
              <w:rPr>
                <w:rFonts w:ascii="Arial" w:hAnsi="Arial" w:cs="Arial"/>
                <w:color w:val="000000"/>
                <w:sz w:val="20"/>
                <w:szCs w:val="20"/>
              </w:rPr>
            </w:pPr>
            <w:r w:rsidRPr="00F06D12">
              <w:rPr>
                <w:rFonts w:ascii="Arial" w:hAnsi="Arial" w:cs="Arial"/>
                <w:color w:val="000000"/>
                <w:sz w:val="20"/>
                <w:szCs w:val="20"/>
              </w:rPr>
              <w:t>LYBR-NF-OTH-007</w:t>
            </w:r>
            <w:r>
              <w:rPr>
                <w:rFonts w:ascii="Arial" w:hAnsi="Arial" w:cs="Arial"/>
                <w:color w:val="000000"/>
                <w:sz w:val="20"/>
                <w:szCs w:val="20"/>
              </w:rPr>
              <w:t xml:space="preserve"> SEC02 The use/allowance of archiving, hyperlinks, file transfers, p2p voice and video functionality must be manageable via system administration</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No traced requirements</w:t>
            </w:r>
          </w:p>
        </w:tc>
        <w:tc>
          <w:tcPr>
            <w:tcW w:w="2392"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 </w:t>
            </w:r>
            <w:r w:rsidRPr="00375272">
              <w:rPr>
                <w:rFonts w:ascii="Arial" w:hAnsi="Arial" w:cs="Arial"/>
                <w:color w:val="000000"/>
                <w:sz w:val="20"/>
                <w:szCs w:val="20"/>
              </w:rPr>
              <w:t>Core design of the product - determined by policies</w:t>
            </w:r>
            <w:r>
              <w:rPr>
                <w:rFonts w:ascii="Arial" w:hAnsi="Arial" w:cs="Arial"/>
                <w:color w:val="000000"/>
                <w:sz w:val="20"/>
                <w:szCs w:val="20"/>
              </w:rPr>
              <w:t xml:space="preserve">. </w:t>
            </w:r>
          </w:p>
          <w:p w:rsidR="00197C88" w:rsidRDefault="00197C88">
            <w:pPr>
              <w:rPr>
                <w:rFonts w:ascii="Arial" w:hAnsi="Arial" w:cs="Arial"/>
                <w:color w:val="000000"/>
                <w:sz w:val="20"/>
                <w:szCs w:val="20"/>
              </w:rPr>
            </w:pPr>
            <w:r>
              <w:rPr>
                <w:rFonts w:ascii="Arial" w:hAnsi="Arial" w:cs="Arial"/>
                <w:color w:val="000000"/>
                <w:sz w:val="20"/>
                <w:szCs w:val="20"/>
              </w:rPr>
              <w:t>Will be provided.</w:t>
            </w:r>
          </w:p>
        </w:tc>
      </w:tr>
      <w:tr w:rsidR="00197C88" w:rsidTr="00197C88">
        <w:trPr>
          <w:cantSplit/>
          <w:trHeight w:val="692"/>
        </w:trPr>
        <w:tc>
          <w:tcPr>
            <w:tcW w:w="1284" w:type="pct"/>
            <w:shd w:val="clear" w:color="auto" w:fill="auto"/>
            <w:hideMark/>
          </w:tcPr>
          <w:p w:rsidR="00197C88" w:rsidRDefault="00197C88">
            <w:pPr>
              <w:rPr>
                <w:rFonts w:ascii="Arial" w:hAnsi="Arial" w:cs="Arial"/>
                <w:color w:val="000000"/>
                <w:sz w:val="20"/>
                <w:szCs w:val="20"/>
              </w:rPr>
            </w:pPr>
            <w:r w:rsidRPr="00F06D12">
              <w:rPr>
                <w:rFonts w:ascii="Arial" w:hAnsi="Arial" w:cs="Arial"/>
                <w:color w:val="000000"/>
                <w:sz w:val="20"/>
                <w:szCs w:val="20"/>
              </w:rPr>
              <w:t>LYBR-IM-INT-003</w:t>
            </w:r>
            <w:r>
              <w:rPr>
                <w:rFonts w:ascii="Arial" w:hAnsi="Arial" w:cs="Arial"/>
                <w:color w:val="000000"/>
                <w:sz w:val="20"/>
                <w:szCs w:val="20"/>
              </w:rPr>
              <w:t xml:space="preserve"> SEC03 Archiving feature not enabled for internal conversations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LY-IM-PARM-015</w:t>
            </w:r>
          </w:p>
        </w:tc>
        <w:tc>
          <w:tcPr>
            <w:tcW w:w="2392"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No retention of chat history for internal IM sessions</w:t>
            </w:r>
          </w:p>
        </w:tc>
      </w:tr>
      <w:tr w:rsidR="00197C88" w:rsidTr="00197C88">
        <w:trPr>
          <w:cantSplit/>
          <w:trHeight w:val="953"/>
        </w:trPr>
        <w:tc>
          <w:tcPr>
            <w:tcW w:w="1284" w:type="pct"/>
            <w:shd w:val="clear" w:color="auto" w:fill="auto"/>
            <w:hideMark/>
          </w:tcPr>
          <w:p w:rsidR="00197C88" w:rsidRDefault="00197C88">
            <w:pPr>
              <w:rPr>
                <w:rFonts w:ascii="Arial" w:hAnsi="Arial" w:cs="Arial"/>
                <w:color w:val="000000"/>
                <w:sz w:val="20"/>
                <w:szCs w:val="20"/>
              </w:rPr>
            </w:pPr>
            <w:r w:rsidRPr="00F06D12">
              <w:rPr>
                <w:rFonts w:ascii="Arial" w:hAnsi="Arial" w:cs="Arial"/>
                <w:color w:val="000000"/>
                <w:sz w:val="20"/>
                <w:szCs w:val="20"/>
              </w:rPr>
              <w:t>LYBR-IM-INT-004</w:t>
            </w:r>
            <w:r>
              <w:rPr>
                <w:rFonts w:ascii="Arial" w:hAnsi="Arial" w:cs="Arial"/>
                <w:color w:val="000000"/>
                <w:sz w:val="20"/>
                <w:szCs w:val="20"/>
              </w:rPr>
              <w:t xml:space="preserve"> SEC04 Conversation History in Outlook is not enabled</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LY-IM-PARM-017</w:t>
            </w:r>
            <w:r>
              <w:rPr>
                <w:rFonts w:ascii="Arial" w:hAnsi="Arial" w:cs="Arial"/>
                <w:color w:val="000000"/>
                <w:sz w:val="20"/>
                <w:szCs w:val="20"/>
              </w:rPr>
              <w:br/>
            </w:r>
          </w:p>
          <w:p w:rsidR="00197C88" w:rsidRDefault="00197C88" w:rsidP="00A95C54">
            <w:pPr>
              <w:rPr>
                <w:rFonts w:ascii="Arial" w:hAnsi="Arial" w:cs="Arial"/>
                <w:color w:val="000000"/>
                <w:sz w:val="20"/>
                <w:szCs w:val="20"/>
              </w:rPr>
            </w:pPr>
            <w:r>
              <w:rPr>
                <w:rFonts w:ascii="Arial" w:hAnsi="Arial" w:cs="Arial"/>
                <w:color w:val="000000"/>
                <w:sz w:val="20"/>
                <w:szCs w:val="20"/>
              </w:rPr>
              <w:t>LY-IM-PARM-019</w:t>
            </w:r>
          </w:p>
        </w:tc>
        <w:tc>
          <w:tcPr>
            <w:tcW w:w="2392"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Disable Automatic saving of IM sessions to Outlook</w:t>
            </w:r>
            <w:r>
              <w:rPr>
                <w:rFonts w:ascii="Arial" w:hAnsi="Arial" w:cs="Arial"/>
                <w:color w:val="000000"/>
                <w:sz w:val="20"/>
                <w:szCs w:val="20"/>
              </w:rPr>
              <w:br/>
              <w:t xml:space="preserve">Disable the Find Previous Conversations menu </w:t>
            </w:r>
          </w:p>
        </w:tc>
      </w:tr>
      <w:tr w:rsidR="00197C88" w:rsidTr="00197C88">
        <w:trPr>
          <w:cantSplit/>
          <w:trHeight w:val="425"/>
        </w:trPr>
        <w:tc>
          <w:tcPr>
            <w:tcW w:w="1284" w:type="pct"/>
            <w:shd w:val="clear" w:color="auto" w:fill="auto"/>
            <w:hideMark/>
          </w:tcPr>
          <w:p w:rsidR="00197C88" w:rsidRDefault="00197C88">
            <w:pPr>
              <w:rPr>
                <w:rFonts w:ascii="Arial" w:hAnsi="Arial" w:cs="Arial"/>
                <w:color w:val="000000"/>
                <w:sz w:val="20"/>
                <w:szCs w:val="20"/>
              </w:rPr>
            </w:pPr>
            <w:r w:rsidRPr="00F06D12">
              <w:rPr>
                <w:rFonts w:ascii="Arial" w:hAnsi="Arial" w:cs="Arial"/>
                <w:color w:val="000000"/>
                <w:sz w:val="20"/>
                <w:szCs w:val="20"/>
              </w:rPr>
              <w:t>LYBR-IM-INT-005</w:t>
            </w:r>
            <w:r>
              <w:rPr>
                <w:rFonts w:ascii="Arial" w:hAnsi="Arial" w:cs="Arial"/>
                <w:color w:val="000000"/>
                <w:sz w:val="20"/>
                <w:szCs w:val="20"/>
              </w:rPr>
              <w:t xml:space="preserve"> SEC05 Archiving of all federated IM communications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LY-IM-PARM-015</w:t>
            </w:r>
            <w:r>
              <w:rPr>
                <w:rFonts w:ascii="Arial" w:hAnsi="Arial" w:cs="Arial"/>
                <w:color w:val="000000"/>
                <w:sz w:val="20"/>
                <w:szCs w:val="20"/>
              </w:rPr>
              <w:br/>
            </w:r>
          </w:p>
          <w:p w:rsidR="00197C88" w:rsidRDefault="00197C88" w:rsidP="00A95C54">
            <w:pPr>
              <w:rPr>
                <w:rFonts w:ascii="Arial" w:hAnsi="Arial" w:cs="Arial"/>
                <w:color w:val="000000"/>
                <w:sz w:val="20"/>
                <w:szCs w:val="20"/>
              </w:rPr>
            </w:pPr>
            <w:r>
              <w:rPr>
                <w:rFonts w:ascii="Arial" w:hAnsi="Arial" w:cs="Arial"/>
                <w:color w:val="000000"/>
                <w:sz w:val="20"/>
                <w:szCs w:val="20"/>
              </w:rPr>
              <w:t>LY-IM-PARM-015</w:t>
            </w:r>
            <w:r>
              <w:rPr>
                <w:rFonts w:ascii="Arial" w:hAnsi="Arial" w:cs="Arial"/>
                <w:color w:val="000000"/>
                <w:sz w:val="20"/>
                <w:szCs w:val="20"/>
              </w:rPr>
              <w:br/>
            </w:r>
          </w:p>
          <w:p w:rsidR="00197C88" w:rsidRDefault="00197C88" w:rsidP="00A95C54">
            <w:pPr>
              <w:rPr>
                <w:rFonts w:ascii="Arial" w:hAnsi="Arial" w:cs="Arial"/>
                <w:color w:val="000000"/>
                <w:sz w:val="20"/>
                <w:szCs w:val="20"/>
              </w:rPr>
            </w:pPr>
            <w:r>
              <w:rPr>
                <w:rFonts w:ascii="Arial" w:hAnsi="Arial" w:cs="Arial"/>
                <w:color w:val="000000"/>
                <w:sz w:val="20"/>
                <w:szCs w:val="20"/>
              </w:rPr>
              <w:t>LY-IM-PARM-017</w:t>
            </w:r>
          </w:p>
        </w:tc>
        <w:tc>
          <w:tcPr>
            <w:tcW w:w="2392"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No retention of chat history for internal IM sessions</w:t>
            </w:r>
            <w:r>
              <w:rPr>
                <w:rFonts w:ascii="Arial" w:hAnsi="Arial" w:cs="Arial"/>
                <w:color w:val="000000"/>
                <w:sz w:val="20"/>
                <w:szCs w:val="20"/>
              </w:rPr>
              <w:br/>
              <w:t>Selective retention of chat history for an internal user group</w:t>
            </w:r>
            <w:r>
              <w:rPr>
                <w:rFonts w:ascii="Arial" w:hAnsi="Arial" w:cs="Arial"/>
                <w:color w:val="000000"/>
                <w:sz w:val="20"/>
                <w:szCs w:val="20"/>
              </w:rPr>
              <w:br/>
              <w:t>Disable Automatic saving of IM sessions to Outlook</w:t>
            </w:r>
          </w:p>
        </w:tc>
      </w:tr>
      <w:tr w:rsidR="00197C88" w:rsidTr="00197C88">
        <w:trPr>
          <w:cantSplit/>
          <w:trHeight w:val="721"/>
        </w:trPr>
        <w:tc>
          <w:tcPr>
            <w:tcW w:w="1284" w:type="pct"/>
            <w:shd w:val="clear" w:color="auto" w:fill="auto"/>
            <w:hideMark/>
          </w:tcPr>
          <w:p w:rsidR="00197C88" w:rsidRDefault="00197C88">
            <w:pPr>
              <w:rPr>
                <w:rFonts w:ascii="Arial" w:hAnsi="Arial" w:cs="Arial"/>
                <w:color w:val="000000"/>
                <w:sz w:val="20"/>
                <w:szCs w:val="20"/>
              </w:rPr>
            </w:pPr>
            <w:r w:rsidRPr="00F06D12">
              <w:rPr>
                <w:rFonts w:ascii="Arial" w:hAnsi="Arial" w:cs="Arial"/>
                <w:color w:val="000000"/>
                <w:sz w:val="20"/>
                <w:szCs w:val="20"/>
              </w:rPr>
              <w:t>LYBR-SEC-004</w:t>
            </w:r>
            <w:r>
              <w:rPr>
                <w:rFonts w:ascii="Arial" w:hAnsi="Arial" w:cs="Arial"/>
                <w:color w:val="000000"/>
                <w:sz w:val="20"/>
                <w:szCs w:val="20"/>
              </w:rPr>
              <w:t xml:space="preserve"> </w:t>
            </w:r>
            <w:r w:rsidRPr="00C65167">
              <w:rPr>
                <w:rFonts w:ascii="Arial" w:hAnsi="Arial" w:cs="Arial"/>
                <w:color w:val="000000"/>
                <w:sz w:val="20"/>
                <w:szCs w:val="20"/>
              </w:rPr>
              <w:t>SEC07 Ability to control which Lync services are available for each federated partner and authenticated EY users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No traced requirements</w:t>
            </w:r>
          </w:p>
        </w:tc>
        <w:tc>
          <w:tcPr>
            <w:tcW w:w="2392"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Rejected requirement – Lync doesn’t work that way – functionality for one federated partner will be the same for all federated partners</w:t>
            </w:r>
          </w:p>
        </w:tc>
      </w:tr>
      <w:tr w:rsidR="00197C88" w:rsidTr="00197C88">
        <w:trPr>
          <w:cantSplit/>
          <w:trHeight w:val="721"/>
        </w:trPr>
        <w:tc>
          <w:tcPr>
            <w:tcW w:w="1284" w:type="pct"/>
            <w:shd w:val="clear" w:color="auto" w:fill="auto"/>
            <w:hideMark/>
          </w:tcPr>
          <w:p w:rsidR="00197C88" w:rsidRDefault="00197C88">
            <w:pPr>
              <w:rPr>
                <w:rFonts w:ascii="Arial" w:hAnsi="Arial" w:cs="Arial"/>
                <w:color w:val="000000"/>
                <w:sz w:val="20"/>
                <w:szCs w:val="20"/>
              </w:rPr>
            </w:pPr>
            <w:r w:rsidRPr="00F06D12">
              <w:rPr>
                <w:rFonts w:ascii="Arial" w:hAnsi="Arial" w:cs="Arial"/>
                <w:color w:val="000000"/>
                <w:sz w:val="20"/>
                <w:szCs w:val="20"/>
              </w:rPr>
              <w:t>LYBR-SEC-006</w:t>
            </w:r>
            <w:r>
              <w:rPr>
                <w:rFonts w:ascii="Arial" w:hAnsi="Arial" w:cs="Arial"/>
                <w:color w:val="000000"/>
                <w:sz w:val="20"/>
                <w:szCs w:val="20"/>
              </w:rPr>
              <w:t xml:space="preserve"> SEC09 Lync servers must run Anti-Virus and support the ability to scan meeting file attachments or file transfers.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hideMark/>
          </w:tcPr>
          <w:p w:rsidR="00197C88" w:rsidRDefault="00197C88" w:rsidP="00A95C54">
            <w:pPr>
              <w:rPr>
                <w:rFonts w:ascii="Arial" w:hAnsi="Arial" w:cs="Arial"/>
                <w:color w:val="000000"/>
                <w:sz w:val="20"/>
                <w:szCs w:val="20"/>
              </w:rPr>
            </w:pPr>
            <w:r>
              <w:rPr>
                <w:rFonts w:ascii="Arial" w:hAnsi="Arial" w:cs="Arial"/>
                <w:color w:val="000000"/>
                <w:sz w:val="20"/>
                <w:szCs w:val="20"/>
              </w:rPr>
              <w:t>LY-SEC-005</w:t>
            </w:r>
            <w:r>
              <w:rPr>
                <w:rFonts w:ascii="Arial" w:hAnsi="Arial" w:cs="Arial"/>
                <w:color w:val="000000"/>
                <w:sz w:val="20"/>
                <w:szCs w:val="20"/>
              </w:rPr>
              <w:br/>
              <w:t>LY-SEC-006</w:t>
            </w:r>
          </w:p>
        </w:tc>
        <w:tc>
          <w:tcPr>
            <w:tcW w:w="2392" w:type="pct"/>
            <w:shd w:val="clear" w:color="auto" w:fill="auto"/>
            <w:hideMark/>
          </w:tcPr>
          <w:p w:rsidR="00197C88" w:rsidRDefault="00197C88">
            <w:pPr>
              <w:rPr>
                <w:rFonts w:ascii="Arial" w:hAnsi="Arial" w:cs="Arial"/>
                <w:color w:val="000000"/>
                <w:sz w:val="20"/>
                <w:szCs w:val="20"/>
              </w:rPr>
            </w:pPr>
            <w:r>
              <w:rPr>
                <w:rFonts w:ascii="Arial" w:hAnsi="Arial" w:cs="Arial"/>
                <w:color w:val="000000"/>
                <w:sz w:val="20"/>
                <w:szCs w:val="20"/>
              </w:rPr>
              <w:t>All Lync servers shall run anti-virus software</w:t>
            </w:r>
            <w:r>
              <w:rPr>
                <w:rFonts w:ascii="Arial" w:hAnsi="Arial" w:cs="Arial"/>
                <w:color w:val="000000"/>
                <w:sz w:val="20"/>
                <w:szCs w:val="20"/>
              </w:rPr>
              <w:br/>
              <w:t>Anti-virus scanning of file attachments</w:t>
            </w:r>
          </w:p>
        </w:tc>
      </w:tr>
      <w:tr w:rsidR="00197C88" w:rsidTr="00197C88">
        <w:trPr>
          <w:cantSplit/>
          <w:trHeight w:val="721"/>
        </w:trPr>
        <w:tc>
          <w:tcPr>
            <w:tcW w:w="1284" w:type="pct"/>
            <w:shd w:val="clear" w:color="auto" w:fill="auto"/>
          </w:tcPr>
          <w:p w:rsidR="00197C88" w:rsidRDefault="00197C88">
            <w:pPr>
              <w:rPr>
                <w:rFonts w:ascii="Arial" w:hAnsi="Arial" w:cs="Arial"/>
                <w:color w:val="000000"/>
                <w:sz w:val="20"/>
                <w:szCs w:val="20"/>
              </w:rPr>
            </w:pPr>
            <w:r w:rsidRPr="00F06D12">
              <w:rPr>
                <w:rFonts w:ascii="Arial" w:hAnsi="Arial" w:cs="Arial"/>
                <w:color w:val="000000"/>
                <w:sz w:val="20"/>
                <w:szCs w:val="20"/>
              </w:rPr>
              <w:t>LYBR-NF-INST-003</w:t>
            </w:r>
            <w:r>
              <w:rPr>
                <w:rFonts w:ascii="Arial" w:hAnsi="Arial" w:cs="Arial"/>
                <w:color w:val="000000"/>
                <w:sz w:val="20"/>
                <w:szCs w:val="20"/>
              </w:rPr>
              <w:t xml:space="preserve"> </w:t>
            </w:r>
            <w:r w:rsidRPr="00C65167">
              <w:rPr>
                <w:rFonts w:ascii="Arial" w:hAnsi="Arial" w:cs="Arial"/>
                <w:color w:val="000000"/>
                <w:sz w:val="20"/>
                <w:szCs w:val="20"/>
              </w:rPr>
              <w:t>SEC10 Federation Partners must be manually defined on Edge servers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tcPr>
          <w:p w:rsidR="00197C88" w:rsidRPr="00DA0F75" w:rsidRDefault="00197C88" w:rsidP="00A95C54">
            <w:pPr>
              <w:rPr>
                <w:rFonts w:ascii="Arial" w:hAnsi="Arial" w:cs="Arial"/>
                <w:color w:val="000000"/>
                <w:sz w:val="20"/>
                <w:szCs w:val="20"/>
              </w:rPr>
            </w:pPr>
            <w:r>
              <w:rPr>
                <w:rFonts w:ascii="Arial" w:hAnsi="Arial" w:cs="Arial"/>
                <w:color w:val="000000"/>
                <w:sz w:val="20"/>
                <w:szCs w:val="20"/>
              </w:rPr>
              <w:t>No traced requirements</w:t>
            </w:r>
          </w:p>
        </w:tc>
        <w:tc>
          <w:tcPr>
            <w:tcW w:w="2392" w:type="pct"/>
            <w:shd w:val="clear" w:color="auto" w:fill="auto"/>
          </w:tcPr>
          <w:p w:rsidR="00197C88" w:rsidRDefault="00197C88" w:rsidP="004A15EC">
            <w:pPr>
              <w:rPr>
                <w:rFonts w:ascii="Arial" w:hAnsi="Arial" w:cs="Arial"/>
                <w:color w:val="000000"/>
                <w:sz w:val="20"/>
                <w:szCs w:val="20"/>
              </w:rPr>
            </w:pPr>
            <w:r w:rsidRPr="00AF655A">
              <w:rPr>
                <w:rFonts w:ascii="Arial" w:hAnsi="Arial" w:cs="Arial"/>
                <w:color w:val="000000"/>
                <w:sz w:val="20"/>
                <w:szCs w:val="20"/>
              </w:rPr>
              <w:t>Design statement</w:t>
            </w:r>
          </w:p>
          <w:p w:rsidR="00197C88" w:rsidRDefault="00197C88">
            <w:pPr>
              <w:rPr>
                <w:rFonts w:ascii="Arial" w:hAnsi="Arial" w:cs="Arial"/>
                <w:color w:val="000000"/>
                <w:sz w:val="20"/>
                <w:szCs w:val="20"/>
              </w:rPr>
            </w:pPr>
            <w:r>
              <w:rPr>
                <w:rFonts w:ascii="Arial" w:hAnsi="Arial" w:cs="Arial"/>
                <w:color w:val="000000"/>
                <w:sz w:val="20"/>
                <w:szCs w:val="20"/>
              </w:rPr>
              <w:t>This is the way that Edge Servers work</w:t>
            </w:r>
          </w:p>
        </w:tc>
      </w:tr>
      <w:tr w:rsidR="00197C88" w:rsidTr="00197C88">
        <w:trPr>
          <w:cantSplit/>
          <w:trHeight w:val="721"/>
        </w:trPr>
        <w:tc>
          <w:tcPr>
            <w:tcW w:w="1284" w:type="pct"/>
            <w:shd w:val="clear" w:color="auto" w:fill="auto"/>
          </w:tcPr>
          <w:p w:rsidR="00197C88" w:rsidRDefault="00197C88">
            <w:pPr>
              <w:rPr>
                <w:rFonts w:ascii="Arial" w:hAnsi="Arial" w:cs="Arial"/>
                <w:color w:val="000000"/>
                <w:sz w:val="20"/>
                <w:szCs w:val="20"/>
              </w:rPr>
            </w:pPr>
            <w:r w:rsidRPr="00F06D12">
              <w:rPr>
                <w:rFonts w:ascii="Arial" w:hAnsi="Arial" w:cs="Arial"/>
                <w:color w:val="000000"/>
                <w:sz w:val="20"/>
                <w:szCs w:val="20"/>
              </w:rPr>
              <w:t>LYBR-SEC-007</w:t>
            </w:r>
            <w:r>
              <w:rPr>
                <w:rFonts w:ascii="Arial" w:hAnsi="Arial" w:cs="Arial"/>
                <w:color w:val="000000"/>
                <w:sz w:val="20"/>
                <w:szCs w:val="20"/>
              </w:rPr>
              <w:t xml:space="preserve"> SEC13 Compliance to security standards (SASS, logging)</w:t>
            </w:r>
          </w:p>
        </w:tc>
        <w:tc>
          <w:tcPr>
            <w:tcW w:w="403" w:type="pct"/>
          </w:tcPr>
          <w:p w:rsidR="00197C88" w:rsidRPr="00DA0F75"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tcPr>
          <w:p w:rsidR="00197C88" w:rsidRDefault="00197C88" w:rsidP="00A95C54">
            <w:pPr>
              <w:rPr>
                <w:rFonts w:ascii="Arial" w:hAnsi="Arial" w:cs="Arial"/>
                <w:color w:val="000000"/>
                <w:sz w:val="20"/>
                <w:szCs w:val="20"/>
              </w:rPr>
            </w:pPr>
            <w:r w:rsidRPr="00DA0F75">
              <w:rPr>
                <w:rFonts w:ascii="Arial" w:hAnsi="Arial" w:cs="Arial"/>
                <w:color w:val="000000"/>
                <w:sz w:val="20"/>
                <w:szCs w:val="20"/>
              </w:rPr>
              <w:t>LY-SEC-001</w:t>
            </w:r>
            <w:r w:rsidRPr="00DA0F75">
              <w:rPr>
                <w:rFonts w:ascii="Arial" w:hAnsi="Arial" w:cs="Arial"/>
                <w:color w:val="000000"/>
                <w:sz w:val="20"/>
                <w:szCs w:val="20"/>
              </w:rPr>
              <w:br/>
              <w:t>LY-SEC-002</w:t>
            </w:r>
            <w:r w:rsidRPr="00DA0F75">
              <w:rPr>
                <w:rFonts w:ascii="Arial" w:hAnsi="Arial" w:cs="Arial"/>
                <w:color w:val="000000"/>
                <w:sz w:val="20"/>
                <w:szCs w:val="20"/>
              </w:rPr>
              <w:br/>
              <w:t>LY-SEC-</w:t>
            </w:r>
            <w:r>
              <w:rPr>
                <w:rFonts w:ascii="Arial" w:hAnsi="Arial" w:cs="Arial"/>
                <w:color w:val="000000"/>
                <w:sz w:val="20"/>
                <w:szCs w:val="20"/>
              </w:rPr>
              <w:t>PARM-001</w:t>
            </w:r>
            <w:r w:rsidRPr="00DA0F75">
              <w:rPr>
                <w:rFonts w:ascii="Arial" w:hAnsi="Arial" w:cs="Arial"/>
                <w:color w:val="000000"/>
                <w:sz w:val="20"/>
                <w:szCs w:val="20"/>
              </w:rPr>
              <w:br/>
              <w:t>LY-SEC-</w:t>
            </w:r>
            <w:r>
              <w:rPr>
                <w:rFonts w:ascii="Arial" w:hAnsi="Arial" w:cs="Arial"/>
                <w:color w:val="000000"/>
                <w:sz w:val="20"/>
                <w:szCs w:val="20"/>
              </w:rPr>
              <w:t>PARM-002</w:t>
            </w:r>
            <w:r w:rsidRPr="00DA0F75">
              <w:rPr>
                <w:rFonts w:ascii="Arial" w:hAnsi="Arial" w:cs="Arial"/>
                <w:color w:val="000000"/>
                <w:sz w:val="20"/>
                <w:szCs w:val="20"/>
              </w:rPr>
              <w:br/>
              <w:t>LY-SEC-</w:t>
            </w:r>
            <w:r>
              <w:rPr>
                <w:rFonts w:ascii="Arial" w:hAnsi="Arial" w:cs="Arial"/>
                <w:color w:val="000000"/>
                <w:sz w:val="20"/>
                <w:szCs w:val="20"/>
              </w:rPr>
              <w:t>PARM-003</w:t>
            </w:r>
          </w:p>
          <w:p w:rsidR="00197C88" w:rsidRDefault="00197C88" w:rsidP="00A95C54">
            <w:pPr>
              <w:rPr>
                <w:ins w:id="264" w:author="Ally Ward" w:date="2012-11-02T14:11:00Z"/>
                <w:rFonts w:ascii="Arial" w:hAnsi="Arial" w:cs="Arial"/>
                <w:color w:val="000000"/>
                <w:sz w:val="20"/>
                <w:szCs w:val="20"/>
              </w:rPr>
            </w:pPr>
            <w:r w:rsidRPr="00DA0F75">
              <w:rPr>
                <w:rFonts w:ascii="Arial" w:hAnsi="Arial" w:cs="Arial"/>
                <w:color w:val="000000"/>
                <w:sz w:val="20"/>
                <w:szCs w:val="20"/>
              </w:rPr>
              <w:t>LY-SEC-003</w:t>
            </w:r>
            <w:r w:rsidRPr="00DA0F75">
              <w:rPr>
                <w:rFonts w:ascii="Arial" w:hAnsi="Arial" w:cs="Arial"/>
                <w:color w:val="000000"/>
                <w:sz w:val="20"/>
                <w:szCs w:val="20"/>
              </w:rPr>
              <w:br/>
              <w:t>LY-SEC-004</w:t>
            </w:r>
            <w:r w:rsidRPr="00DA0F75">
              <w:rPr>
                <w:rFonts w:ascii="Arial" w:hAnsi="Arial" w:cs="Arial"/>
                <w:color w:val="000000"/>
                <w:sz w:val="20"/>
                <w:szCs w:val="20"/>
              </w:rPr>
              <w:br/>
              <w:t>LY-SEC-005</w:t>
            </w:r>
            <w:r w:rsidRPr="00DA0F75">
              <w:rPr>
                <w:rFonts w:ascii="Arial" w:hAnsi="Arial" w:cs="Arial"/>
                <w:color w:val="000000"/>
                <w:sz w:val="20"/>
                <w:szCs w:val="20"/>
              </w:rPr>
              <w:br/>
              <w:t>LY-SEC-006</w:t>
            </w:r>
            <w:r w:rsidRPr="00DA0F75">
              <w:rPr>
                <w:rFonts w:ascii="Arial" w:hAnsi="Arial" w:cs="Arial"/>
                <w:color w:val="000000"/>
                <w:sz w:val="20"/>
                <w:szCs w:val="20"/>
              </w:rPr>
              <w:br/>
              <w:t>LY-SEC-007</w:t>
            </w:r>
          </w:p>
          <w:p w:rsidR="00197C88" w:rsidRDefault="00197C88" w:rsidP="00A95C54">
            <w:pPr>
              <w:rPr>
                <w:ins w:id="265" w:author="Ally Ward" w:date="2012-11-02T14:11:00Z"/>
                <w:rFonts w:ascii="Arial" w:hAnsi="Arial" w:cs="Arial"/>
                <w:color w:val="000000"/>
                <w:sz w:val="20"/>
                <w:szCs w:val="20"/>
              </w:rPr>
            </w:pPr>
          </w:p>
          <w:p w:rsidR="00197C88" w:rsidRDefault="00197C88" w:rsidP="00A95C54">
            <w:pPr>
              <w:rPr>
                <w:rFonts w:ascii="Arial" w:hAnsi="Arial" w:cs="Arial"/>
                <w:color w:val="000000"/>
                <w:sz w:val="20"/>
                <w:szCs w:val="20"/>
              </w:rPr>
            </w:pPr>
            <w:ins w:id="266" w:author="Ally Ward" w:date="2012-11-02T14:11:00Z">
              <w:r w:rsidRPr="00B44351">
                <w:rPr>
                  <w:rFonts w:ascii="Arial" w:hAnsi="Arial" w:cs="Arial"/>
                  <w:color w:val="000000"/>
                  <w:sz w:val="20"/>
                  <w:szCs w:val="20"/>
                </w:rPr>
                <w:t>LY-SEC-019</w:t>
              </w:r>
            </w:ins>
          </w:p>
        </w:tc>
        <w:tc>
          <w:tcPr>
            <w:tcW w:w="2392" w:type="pct"/>
            <w:shd w:val="clear" w:color="auto" w:fill="auto"/>
          </w:tcPr>
          <w:p w:rsidR="00197C88" w:rsidRDefault="00197C88">
            <w:pPr>
              <w:rPr>
                <w:rFonts w:ascii="Arial" w:hAnsi="Arial" w:cs="Arial"/>
                <w:color w:val="000000"/>
                <w:sz w:val="20"/>
                <w:szCs w:val="20"/>
              </w:rPr>
            </w:pPr>
            <w:r>
              <w:rPr>
                <w:rFonts w:ascii="Arial" w:hAnsi="Arial" w:cs="Arial"/>
                <w:color w:val="000000"/>
                <w:sz w:val="20"/>
                <w:szCs w:val="20"/>
              </w:rPr>
              <w:t>All IM traffic must be encrypted</w:t>
            </w:r>
            <w:r>
              <w:rPr>
                <w:rFonts w:ascii="Arial" w:hAnsi="Arial" w:cs="Arial"/>
                <w:color w:val="000000"/>
                <w:sz w:val="20"/>
                <w:szCs w:val="20"/>
              </w:rPr>
              <w:br/>
              <w:t>Single sign in for Lync IM</w:t>
            </w:r>
            <w:r>
              <w:rPr>
                <w:rFonts w:ascii="Arial" w:hAnsi="Arial" w:cs="Arial"/>
                <w:color w:val="000000"/>
                <w:sz w:val="20"/>
                <w:szCs w:val="20"/>
              </w:rPr>
              <w:br/>
              <w:t>Black list for file transfer</w:t>
            </w:r>
            <w:r>
              <w:rPr>
                <w:rFonts w:ascii="Arial" w:hAnsi="Arial" w:cs="Arial"/>
                <w:color w:val="000000"/>
                <w:sz w:val="20"/>
                <w:szCs w:val="20"/>
              </w:rPr>
              <w:br/>
            </w:r>
          </w:p>
          <w:p w:rsidR="00197C88" w:rsidRDefault="00197C88">
            <w:pPr>
              <w:rPr>
                <w:rFonts w:ascii="Arial" w:hAnsi="Arial" w:cs="Arial"/>
                <w:color w:val="000000"/>
                <w:sz w:val="20"/>
                <w:szCs w:val="20"/>
              </w:rPr>
            </w:pPr>
            <w:r>
              <w:rPr>
                <w:rFonts w:ascii="Arial" w:hAnsi="Arial" w:cs="Arial"/>
                <w:color w:val="000000"/>
                <w:sz w:val="20"/>
                <w:szCs w:val="20"/>
              </w:rPr>
              <w:t>Disable software tracing</w:t>
            </w:r>
            <w:r>
              <w:rPr>
                <w:rFonts w:ascii="Arial" w:hAnsi="Arial" w:cs="Arial"/>
                <w:color w:val="000000"/>
                <w:sz w:val="20"/>
                <w:szCs w:val="20"/>
              </w:rPr>
              <w:br/>
            </w:r>
          </w:p>
          <w:p w:rsidR="00197C88" w:rsidRDefault="00197C88">
            <w:pPr>
              <w:rPr>
                <w:ins w:id="267" w:author="Ally Ward" w:date="2012-11-02T14:12:00Z"/>
                <w:rFonts w:ascii="Arial" w:hAnsi="Arial" w:cs="Arial"/>
                <w:color w:val="000000"/>
                <w:sz w:val="20"/>
                <w:szCs w:val="20"/>
              </w:rPr>
            </w:pPr>
            <w:r>
              <w:rPr>
                <w:rFonts w:ascii="Arial" w:hAnsi="Arial" w:cs="Arial"/>
                <w:color w:val="000000"/>
                <w:sz w:val="20"/>
                <w:szCs w:val="20"/>
              </w:rPr>
              <w:t>P2P App Sharing Encryption</w:t>
            </w:r>
            <w:r>
              <w:rPr>
                <w:rFonts w:ascii="Arial" w:hAnsi="Arial" w:cs="Arial"/>
                <w:color w:val="000000"/>
                <w:sz w:val="20"/>
                <w:szCs w:val="20"/>
              </w:rPr>
              <w:br/>
              <w:t>Collaboration traffic encrypted using TLS</w:t>
            </w:r>
            <w:r>
              <w:rPr>
                <w:rFonts w:ascii="Arial" w:hAnsi="Arial" w:cs="Arial"/>
                <w:color w:val="000000"/>
                <w:sz w:val="20"/>
                <w:szCs w:val="20"/>
              </w:rPr>
              <w:br/>
              <w:t>Initial Internal Kerberos authentication will be mandatory</w:t>
            </w:r>
            <w:r>
              <w:rPr>
                <w:rFonts w:ascii="Arial" w:hAnsi="Arial" w:cs="Arial"/>
                <w:color w:val="000000"/>
                <w:sz w:val="20"/>
                <w:szCs w:val="20"/>
              </w:rPr>
              <w:br/>
              <w:t>All Lync servers shall run anti-virus software</w:t>
            </w:r>
            <w:r>
              <w:rPr>
                <w:rFonts w:ascii="Arial" w:hAnsi="Arial" w:cs="Arial"/>
                <w:color w:val="000000"/>
                <w:sz w:val="20"/>
                <w:szCs w:val="20"/>
              </w:rPr>
              <w:br/>
              <w:t>Anti-virus scanning of file attachments</w:t>
            </w:r>
            <w:r>
              <w:rPr>
                <w:rFonts w:ascii="Arial" w:hAnsi="Arial" w:cs="Arial"/>
                <w:color w:val="000000"/>
                <w:sz w:val="20"/>
                <w:szCs w:val="20"/>
              </w:rPr>
              <w:br/>
              <w:t>Use Anti-virus software to inspect all traffic to and from EDGE servers</w:t>
            </w:r>
          </w:p>
          <w:p w:rsidR="00197C88" w:rsidRDefault="00197C88">
            <w:pPr>
              <w:rPr>
                <w:rFonts w:ascii="Arial" w:hAnsi="Arial" w:cs="Arial"/>
                <w:color w:val="000000"/>
                <w:sz w:val="20"/>
                <w:szCs w:val="20"/>
              </w:rPr>
            </w:pPr>
            <w:ins w:id="268" w:author="Ally Ward" w:date="2012-11-02T14:12:00Z">
              <w:r w:rsidRPr="00B44351">
                <w:rPr>
                  <w:rFonts w:ascii="Arial" w:hAnsi="Arial" w:cs="Arial"/>
                  <w:color w:val="000000"/>
                  <w:sz w:val="20"/>
                  <w:szCs w:val="20"/>
                </w:rPr>
                <w:t>Security inspection of a user's activity</w:t>
              </w:r>
            </w:ins>
          </w:p>
        </w:tc>
      </w:tr>
      <w:tr w:rsidR="00197C88" w:rsidTr="00197C88">
        <w:trPr>
          <w:cantSplit/>
          <w:trHeight w:val="721"/>
        </w:trPr>
        <w:tc>
          <w:tcPr>
            <w:tcW w:w="1284" w:type="pct"/>
            <w:shd w:val="clear" w:color="auto" w:fill="auto"/>
          </w:tcPr>
          <w:p w:rsidR="00197C88" w:rsidRDefault="00197C88">
            <w:pPr>
              <w:rPr>
                <w:rFonts w:ascii="Arial" w:hAnsi="Arial" w:cs="Arial"/>
                <w:color w:val="000000"/>
                <w:sz w:val="20"/>
                <w:szCs w:val="20"/>
              </w:rPr>
            </w:pPr>
            <w:r w:rsidRPr="00F06D12">
              <w:rPr>
                <w:rFonts w:ascii="Arial" w:hAnsi="Arial" w:cs="Arial"/>
                <w:color w:val="000000"/>
                <w:sz w:val="20"/>
                <w:szCs w:val="20"/>
              </w:rPr>
              <w:t>LYBR-SEC-008</w:t>
            </w:r>
            <w:r>
              <w:rPr>
                <w:rFonts w:ascii="Arial" w:hAnsi="Arial" w:cs="Arial"/>
                <w:color w:val="000000"/>
                <w:sz w:val="20"/>
                <w:szCs w:val="20"/>
              </w:rPr>
              <w:t xml:space="preserve"> SEC14 Supported ability to inspect all traffic to/from Edge Servers and both Federated and PIC partners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tcPr>
          <w:p w:rsidR="00197C88" w:rsidRDefault="00197C88" w:rsidP="00A95C54">
            <w:pPr>
              <w:rPr>
                <w:rFonts w:ascii="Arial" w:hAnsi="Arial" w:cs="Arial"/>
                <w:color w:val="000000"/>
                <w:sz w:val="20"/>
                <w:szCs w:val="20"/>
              </w:rPr>
            </w:pPr>
            <w:r>
              <w:rPr>
                <w:rFonts w:ascii="Arial" w:hAnsi="Arial" w:cs="Arial"/>
                <w:color w:val="000000"/>
                <w:sz w:val="20"/>
                <w:szCs w:val="20"/>
              </w:rPr>
              <w:t>LY-SEC-007</w:t>
            </w:r>
          </w:p>
        </w:tc>
        <w:tc>
          <w:tcPr>
            <w:tcW w:w="2392" w:type="pct"/>
            <w:shd w:val="clear" w:color="auto" w:fill="auto"/>
          </w:tcPr>
          <w:p w:rsidR="00197C88" w:rsidRDefault="00197C88">
            <w:pPr>
              <w:rPr>
                <w:rFonts w:ascii="Arial" w:hAnsi="Arial" w:cs="Arial"/>
                <w:color w:val="000000"/>
                <w:sz w:val="20"/>
                <w:szCs w:val="20"/>
              </w:rPr>
            </w:pPr>
            <w:r>
              <w:rPr>
                <w:rFonts w:ascii="Arial" w:hAnsi="Arial" w:cs="Arial"/>
                <w:color w:val="000000"/>
                <w:sz w:val="20"/>
                <w:szCs w:val="20"/>
              </w:rPr>
              <w:t>Use Anti-virus software to inspect all traffic to and from EDGE servers</w:t>
            </w:r>
          </w:p>
        </w:tc>
      </w:tr>
      <w:tr w:rsidR="00197C88" w:rsidTr="00197C88">
        <w:trPr>
          <w:cantSplit/>
          <w:trHeight w:val="721"/>
        </w:trPr>
        <w:tc>
          <w:tcPr>
            <w:tcW w:w="1284" w:type="pct"/>
            <w:shd w:val="clear" w:color="auto" w:fill="auto"/>
          </w:tcPr>
          <w:p w:rsidR="00197C88" w:rsidRDefault="00197C88">
            <w:pPr>
              <w:rPr>
                <w:rFonts w:ascii="Arial" w:hAnsi="Arial" w:cs="Arial"/>
                <w:color w:val="000000"/>
                <w:sz w:val="20"/>
                <w:szCs w:val="20"/>
              </w:rPr>
            </w:pPr>
            <w:r w:rsidRPr="00F06D12">
              <w:rPr>
                <w:rFonts w:ascii="Arial" w:hAnsi="Arial" w:cs="Arial"/>
                <w:color w:val="000000"/>
                <w:sz w:val="20"/>
                <w:szCs w:val="20"/>
              </w:rPr>
              <w:t>LYBR-SEC-009</w:t>
            </w:r>
            <w:r>
              <w:rPr>
                <w:rFonts w:ascii="Arial" w:hAnsi="Arial" w:cs="Arial"/>
                <w:color w:val="000000"/>
                <w:sz w:val="20"/>
                <w:szCs w:val="20"/>
              </w:rPr>
              <w:t xml:space="preserve"> SEC16 All messaging clients beyond Outlook must comply with the firm’s security policies</w:t>
            </w:r>
          </w:p>
        </w:tc>
        <w:tc>
          <w:tcPr>
            <w:tcW w:w="403" w:type="pct"/>
          </w:tcPr>
          <w:p w:rsidR="00197C88" w:rsidRPr="00DA0F75"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tcPr>
          <w:p w:rsidR="00197C88" w:rsidRDefault="00197C88" w:rsidP="00A95C54">
            <w:pPr>
              <w:rPr>
                <w:rFonts w:ascii="Arial" w:hAnsi="Arial" w:cs="Arial"/>
                <w:color w:val="000000"/>
                <w:sz w:val="20"/>
                <w:szCs w:val="20"/>
              </w:rPr>
            </w:pPr>
            <w:r w:rsidRPr="00DA0F75">
              <w:rPr>
                <w:rFonts w:ascii="Arial" w:hAnsi="Arial" w:cs="Arial"/>
                <w:color w:val="000000"/>
                <w:sz w:val="20"/>
                <w:szCs w:val="20"/>
              </w:rPr>
              <w:t>LY-SEC-001</w:t>
            </w:r>
            <w:r w:rsidRPr="00DA0F75">
              <w:rPr>
                <w:rFonts w:ascii="Arial" w:hAnsi="Arial" w:cs="Arial"/>
                <w:color w:val="000000"/>
                <w:sz w:val="20"/>
                <w:szCs w:val="20"/>
              </w:rPr>
              <w:br/>
              <w:t>LY-SEC-002</w:t>
            </w:r>
            <w:r w:rsidRPr="00DA0F75">
              <w:rPr>
                <w:rFonts w:ascii="Arial" w:hAnsi="Arial" w:cs="Arial"/>
                <w:color w:val="000000"/>
                <w:sz w:val="20"/>
                <w:szCs w:val="20"/>
              </w:rPr>
              <w:br/>
              <w:t>LY-SEC-</w:t>
            </w:r>
            <w:r>
              <w:rPr>
                <w:rFonts w:ascii="Arial" w:hAnsi="Arial" w:cs="Arial"/>
                <w:color w:val="000000"/>
                <w:sz w:val="20"/>
                <w:szCs w:val="20"/>
              </w:rPr>
              <w:t>PARM-001</w:t>
            </w:r>
            <w:r w:rsidRPr="00DA0F75">
              <w:rPr>
                <w:rFonts w:ascii="Arial" w:hAnsi="Arial" w:cs="Arial"/>
                <w:color w:val="000000"/>
                <w:sz w:val="20"/>
                <w:szCs w:val="20"/>
              </w:rPr>
              <w:br/>
              <w:t>LY-SEC-</w:t>
            </w:r>
            <w:r>
              <w:rPr>
                <w:rFonts w:ascii="Arial" w:hAnsi="Arial" w:cs="Arial"/>
                <w:color w:val="000000"/>
                <w:sz w:val="20"/>
                <w:szCs w:val="20"/>
              </w:rPr>
              <w:t>PARM-002</w:t>
            </w:r>
            <w:r w:rsidRPr="00DA0F75">
              <w:rPr>
                <w:rFonts w:ascii="Arial" w:hAnsi="Arial" w:cs="Arial"/>
                <w:color w:val="000000"/>
                <w:sz w:val="20"/>
                <w:szCs w:val="20"/>
              </w:rPr>
              <w:br/>
              <w:t>LY-SEC-</w:t>
            </w:r>
            <w:r>
              <w:rPr>
                <w:rFonts w:ascii="Arial" w:hAnsi="Arial" w:cs="Arial"/>
                <w:color w:val="000000"/>
                <w:sz w:val="20"/>
                <w:szCs w:val="20"/>
              </w:rPr>
              <w:t>PARM-003</w:t>
            </w:r>
          </w:p>
          <w:p w:rsidR="00197C88" w:rsidRDefault="00197C88" w:rsidP="00A95C54">
            <w:pPr>
              <w:rPr>
                <w:rFonts w:ascii="Arial" w:hAnsi="Arial" w:cs="Arial"/>
                <w:color w:val="000000"/>
                <w:sz w:val="20"/>
                <w:szCs w:val="20"/>
              </w:rPr>
            </w:pPr>
            <w:r w:rsidRPr="00DA0F75">
              <w:rPr>
                <w:rFonts w:ascii="Arial" w:hAnsi="Arial" w:cs="Arial"/>
                <w:color w:val="000000"/>
                <w:sz w:val="20"/>
                <w:szCs w:val="20"/>
              </w:rPr>
              <w:t>LY-SEC-003</w:t>
            </w:r>
            <w:r w:rsidRPr="00DA0F75">
              <w:rPr>
                <w:rFonts w:ascii="Arial" w:hAnsi="Arial" w:cs="Arial"/>
                <w:color w:val="000000"/>
                <w:sz w:val="20"/>
                <w:szCs w:val="20"/>
              </w:rPr>
              <w:br/>
              <w:t>LY-SEC-004</w:t>
            </w:r>
            <w:r w:rsidRPr="00DA0F75">
              <w:rPr>
                <w:rFonts w:ascii="Arial" w:hAnsi="Arial" w:cs="Arial"/>
                <w:color w:val="000000"/>
                <w:sz w:val="20"/>
                <w:szCs w:val="20"/>
              </w:rPr>
              <w:br/>
              <w:t>LY-SEC-005</w:t>
            </w:r>
            <w:r w:rsidRPr="00DA0F75">
              <w:rPr>
                <w:rFonts w:ascii="Arial" w:hAnsi="Arial" w:cs="Arial"/>
                <w:color w:val="000000"/>
                <w:sz w:val="20"/>
                <w:szCs w:val="20"/>
              </w:rPr>
              <w:br/>
              <w:t>LY-SEC-006</w:t>
            </w:r>
            <w:r w:rsidRPr="00DA0F75">
              <w:rPr>
                <w:rFonts w:ascii="Arial" w:hAnsi="Arial" w:cs="Arial"/>
                <w:color w:val="000000"/>
                <w:sz w:val="20"/>
                <w:szCs w:val="20"/>
              </w:rPr>
              <w:br/>
              <w:t>LY-SEC-007</w:t>
            </w:r>
          </w:p>
        </w:tc>
        <w:tc>
          <w:tcPr>
            <w:tcW w:w="2392" w:type="pct"/>
            <w:shd w:val="clear" w:color="auto" w:fill="auto"/>
          </w:tcPr>
          <w:p w:rsidR="00197C88" w:rsidRDefault="00197C88">
            <w:pPr>
              <w:rPr>
                <w:rFonts w:ascii="Arial" w:hAnsi="Arial" w:cs="Arial"/>
                <w:color w:val="000000"/>
                <w:sz w:val="20"/>
                <w:szCs w:val="20"/>
              </w:rPr>
            </w:pPr>
            <w:r>
              <w:rPr>
                <w:rFonts w:ascii="Arial" w:hAnsi="Arial" w:cs="Arial"/>
                <w:color w:val="000000"/>
                <w:sz w:val="20"/>
                <w:szCs w:val="20"/>
              </w:rPr>
              <w:t>All IM traffic must be encrypted</w:t>
            </w:r>
            <w:r>
              <w:rPr>
                <w:rFonts w:ascii="Arial" w:hAnsi="Arial" w:cs="Arial"/>
                <w:color w:val="000000"/>
                <w:sz w:val="20"/>
                <w:szCs w:val="20"/>
              </w:rPr>
              <w:br/>
              <w:t>Single sign in for Lync IM</w:t>
            </w:r>
            <w:r>
              <w:rPr>
                <w:rFonts w:ascii="Arial" w:hAnsi="Arial" w:cs="Arial"/>
                <w:color w:val="000000"/>
                <w:sz w:val="20"/>
                <w:szCs w:val="20"/>
              </w:rPr>
              <w:br/>
              <w:t>Black list for file transfer</w:t>
            </w:r>
            <w:r>
              <w:rPr>
                <w:rFonts w:ascii="Arial" w:hAnsi="Arial" w:cs="Arial"/>
                <w:color w:val="000000"/>
                <w:sz w:val="20"/>
                <w:szCs w:val="20"/>
              </w:rPr>
              <w:br/>
              <w:t>Disable software tracing</w:t>
            </w:r>
            <w:r>
              <w:rPr>
                <w:rFonts w:ascii="Arial" w:hAnsi="Arial" w:cs="Arial"/>
                <w:color w:val="000000"/>
                <w:sz w:val="20"/>
                <w:szCs w:val="20"/>
              </w:rPr>
              <w:br/>
              <w:t>P2P App Sharing Encryption</w:t>
            </w:r>
            <w:r>
              <w:rPr>
                <w:rFonts w:ascii="Arial" w:hAnsi="Arial" w:cs="Arial"/>
                <w:color w:val="000000"/>
                <w:sz w:val="20"/>
                <w:szCs w:val="20"/>
              </w:rPr>
              <w:br/>
              <w:t>Collaboration traffic encrypted using TLS</w:t>
            </w:r>
            <w:r>
              <w:rPr>
                <w:rFonts w:ascii="Arial" w:hAnsi="Arial" w:cs="Arial"/>
                <w:color w:val="000000"/>
                <w:sz w:val="20"/>
                <w:szCs w:val="20"/>
              </w:rPr>
              <w:br/>
              <w:t>Initial Internal Kerberos authentication will be mandatory</w:t>
            </w:r>
            <w:r>
              <w:rPr>
                <w:rFonts w:ascii="Arial" w:hAnsi="Arial" w:cs="Arial"/>
                <w:color w:val="000000"/>
                <w:sz w:val="20"/>
                <w:szCs w:val="20"/>
              </w:rPr>
              <w:br/>
              <w:t>All Lync servers shall run anti-virus software</w:t>
            </w:r>
            <w:r>
              <w:rPr>
                <w:rFonts w:ascii="Arial" w:hAnsi="Arial" w:cs="Arial"/>
                <w:color w:val="000000"/>
                <w:sz w:val="20"/>
                <w:szCs w:val="20"/>
              </w:rPr>
              <w:br/>
              <w:t>Anti-virus scanning of file attachments</w:t>
            </w:r>
            <w:r>
              <w:rPr>
                <w:rFonts w:ascii="Arial" w:hAnsi="Arial" w:cs="Arial"/>
                <w:color w:val="000000"/>
                <w:sz w:val="20"/>
                <w:szCs w:val="20"/>
              </w:rPr>
              <w:br/>
              <w:t>Use Anti-virus software to inspect all traffic to and from EDGE servers</w:t>
            </w:r>
          </w:p>
        </w:tc>
      </w:tr>
      <w:tr w:rsidR="00197C88" w:rsidTr="00197C88">
        <w:trPr>
          <w:cantSplit/>
          <w:trHeight w:val="721"/>
        </w:trPr>
        <w:tc>
          <w:tcPr>
            <w:tcW w:w="1284" w:type="pct"/>
            <w:shd w:val="clear" w:color="auto" w:fill="auto"/>
          </w:tcPr>
          <w:p w:rsidR="00197C88" w:rsidRDefault="00197C88">
            <w:pPr>
              <w:rPr>
                <w:rFonts w:ascii="Arial" w:hAnsi="Arial" w:cs="Arial"/>
                <w:color w:val="000000"/>
                <w:sz w:val="20"/>
                <w:szCs w:val="20"/>
              </w:rPr>
            </w:pPr>
            <w:r w:rsidRPr="00F06D12">
              <w:rPr>
                <w:rFonts w:ascii="Arial" w:hAnsi="Arial" w:cs="Arial"/>
                <w:color w:val="000000"/>
                <w:sz w:val="20"/>
                <w:szCs w:val="20"/>
              </w:rPr>
              <w:t>LYBR-SEC-010</w:t>
            </w:r>
            <w:r>
              <w:rPr>
                <w:rFonts w:ascii="Arial" w:hAnsi="Arial" w:cs="Arial"/>
                <w:color w:val="000000"/>
                <w:sz w:val="20"/>
                <w:szCs w:val="20"/>
              </w:rPr>
              <w:t xml:space="preserve"> SEC17 The implementation of Lync for Federation must not result in a downloadable or searchable address book accessible to all Federated partners</w:t>
            </w:r>
          </w:p>
        </w:tc>
        <w:tc>
          <w:tcPr>
            <w:tcW w:w="403" w:type="pct"/>
          </w:tcPr>
          <w:p w:rsidR="00197C88" w:rsidRDefault="00197C88" w:rsidP="00197C88">
            <w:pPr>
              <w:jc w:val="center"/>
              <w:rPr>
                <w:rFonts w:ascii="Arial" w:hAnsi="Arial" w:cs="Arial"/>
                <w:color w:val="000000"/>
                <w:sz w:val="20"/>
                <w:szCs w:val="20"/>
              </w:rPr>
            </w:pPr>
            <w:r>
              <w:rPr>
                <w:rFonts w:ascii="Arial" w:hAnsi="Arial" w:cs="Arial"/>
                <w:color w:val="000000"/>
                <w:sz w:val="20"/>
                <w:szCs w:val="20"/>
              </w:rPr>
              <w:t>1</w:t>
            </w:r>
          </w:p>
        </w:tc>
        <w:tc>
          <w:tcPr>
            <w:tcW w:w="921" w:type="pct"/>
            <w:shd w:val="clear" w:color="auto" w:fill="auto"/>
          </w:tcPr>
          <w:p w:rsidR="00197C88" w:rsidRDefault="00197C88">
            <w:pPr>
              <w:rPr>
                <w:rFonts w:ascii="Arial" w:hAnsi="Arial" w:cs="Arial"/>
                <w:color w:val="000000"/>
                <w:sz w:val="20"/>
                <w:szCs w:val="20"/>
              </w:rPr>
            </w:pPr>
            <w:r>
              <w:rPr>
                <w:rFonts w:ascii="Arial" w:hAnsi="Arial" w:cs="Arial"/>
                <w:color w:val="000000"/>
                <w:sz w:val="20"/>
                <w:szCs w:val="20"/>
              </w:rPr>
              <w:t>LY-IM-FED-002</w:t>
            </w:r>
          </w:p>
        </w:tc>
        <w:tc>
          <w:tcPr>
            <w:tcW w:w="2392" w:type="pct"/>
            <w:shd w:val="clear" w:color="auto" w:fill="auto"/>
          </w:tcPr>
          <w:p w:rsidR="00197C88" w:rsidRDefault="00197C88">
            <w:pPr>
              <w:rPr>
                <w:rFonts w:ascii="Arial" w:hAnsi="Arial" w:cs="Arial"/>
                <w:color w:val="000000"/>
                <w:sz w:val="20"/>
                <w:szCs w:val="20"/>
              </w:rPr>
            </w:pPr>
            <w:r>
              <w:rPr>
                <w:rFonts w:ascii="Arial" w:hAnsi="Arial" w:cs="Arial"/>
                <w:color w:val="000000"/>
                <w:sz w:val="20"/>
                <w:szCs w:val="20"/>
              </w:rPr>
              <w:t>Prohibit federated correspondents from downloading and/or searching EY address book</w:t>
            </w:r>
          </w:p>
        </w:tc>
      </w:tr>
      <w:tr w:rsidR="00197C88" w:rsidTr="00197C88">
        <w:trPr>
          <w:cantSplit/>
          <w:trHeight w:val="721"/>
          <w:ins w:id="269" w:author="Ally Ward" w:date="2012-11-02T14:09:00Z"/>
        </w:trPr>
        <w:tc>
          <w:tcPr>
            <w:tcW w:w="1284" w:type="pct"/>
            <w:shd w:val="clear" w:color="auto" w:fill="auto"/>
          </w:tcPr>
          <w:p w:rsidR="00197C88" w:rsidRPr="00F06D12" w:rsidRDefault="00197C88">
            <w:pPr>
              <w:rPr>
                <w:ins w:id="270" w:author="Ally Ward" w:date="2012-11-02T14:09:00Z"/>
                <w:rFonts w:ascii="Arial" w:hAnsi="Arial" w:cs="Arial"/>
                <w:color w:val="000000"/>
                <w:sz w:val="20"/>
                <w:szCs w:val="20"/>
              </w:rPr>
            </w:pPr>
            <w:ins w:id="271" w:author="Ally Ward" w:date="2012-11-02T14:09:00Z">
              <w:r w:rsidRPr="00B44351">
                <w:rPr>
                  <w:rFonts w:ascii="Arial" w:hAnsi="Arial" w:cs="Arial"/>
                  <w:color w:val="000000"/>
                  <w:sz w:val="20"/>
                  <w:szCs w:val="20"/>
                </w:rPr>
                <w:t>LYBR-SEC-012</w:t>
              </w:r>
              <w:r>
                <w:rPr>
                  <w:rFonts w:ascii="Arial" w:hAnsi="Arial" w:cs="Arial"/>
                  <w:color w:val="000000"/>
                  <w:sz w:val="20"/>
                  <w:szCs w:val="20"/>
                </w:rPr>
                <w:t xml:space="preserve"> </w:t>
              </w:r>
              <w:r w:rsidRPr="00B44351">
                <w:rPr>
                  <w:rFonts w:ascii="Arial" w:hAnsi="Arial" w:cs="Arial"/>
                  <w:color w:val="000000"/>
                  <w:sz w:val="20"/>
                  <w:szCs w:val="20"/>
                </w:rPr>
                <w:t>Security Incident Investigation</w:t>
              </w:r>
            </w:ins>
          </w:p>
        </w:tc>
        <w:tc>
          <w:tcPr>
            <w:tcW w:w="403" w:type="pct"/>
          </w:tcPr>
          <w:p w:rsidR="00197C88" w:rsidRPr="00B44351" w:rsidRDefault="00197C88" w:rsidP="00197C88">
            <w:pPr>
              <w:jc w:val="center"/>
              <w:rPr>
                <w:ins w:id="272" w:author="Ally Ward" w:date="2012-11-02T14:28:00Z"/>
                <w:rFonts w:ascii="Arial" w:hAnsi="Arial" w:cs="Arial"/>
                <w:color w:val="000000"/>
                <w:sz w:val="20"/>
                <w:szCs w:val="20"/>
              </w:rPr>
            </w:pPr>
            <w:ins w:id="273" w:author="Ally Ward" w:date="2012-11-02T14:29:00Z">
              <w:r>
                <w:rPr>
                  <w:rFonts w:ascii="Arial" w:hAnsi="Arial" w:cs="Arial"/>
                  <w:color w:val="000000"/>
                  <w:sz w:val="20"/>
                  <w:szCs w:val="20"/>
                </w:rPr>
                <w:t>1</w:t>
              </w:r>
            </w:ins>
          </w:p>
        </w:tc>
        <w:tc>
          <w:tcPr>
            <w:tcW w:w="921" w:type="pct"/>
            <w:shd w:val="clear" w:color="auto" w:fill="auto"/>
          </w:tcPr>
          <w:p w:rsidR="00197C88" w:rsidRDefault="00197C88">
            <w:pPr>
              <w:rPr>
                <w:ins w:id="274" w:author="Ally Ward" w:date="2012-11-02T14:09:00Z"/>
                <w:rFonts w:ascii="Arial" w:hAnsi="Arial" w:cs="Arial"/>
                <w:color w:val="000000"/>
                <w:sz w:val="20"/>
                <w:szCs w:val="20"/>
              </w:rPr>
            </w:pPr>
            <w:ins w:id="275" w:author="Ally Ward" w:date="2012-11-02T14:09:00Z">
              <w:r w:rsidRPr="00B44351">
                <w:rPr>
                  <w:rFonts w:ascii="Arial" w:hAnsi="Arial" w:cs="Arial"/>
                  <w:color w:val="000000"/>
                  <w:sz w:val="20"/>
                  <w:szCs w:val="20"/>
                </w:rPr>
                <w:t>LY-SEC-019</w:t>
              </w:r>
            </w:ins>
          </w:p>
        </w:tc>
        <w:tc>
          <w:tcPr>
            <w:tcW w:w="2392" w:type="pct"/>
            <w:shd w:val="clear" w:color="auto" w:fill="auto"/>
          </w:tcPr>
          <w:p w:rsidR="00197C88" w:rsidRDefault="00197C88">
            <w:pPr>
              <w:rPr>
                <w:ins w:id="276" w:author="Ally Ward" w:date="2012-11-02T14:09:00Z"/>
                <w:rFonts w:ascii="Arial" w:hAnsi="Arial" w:cs="Arial"/>
                <w:color w:val="000000"/>
                <w:sz w:val="20"/>
                <w:szCs w:val="20"/>
              </w:rPr>
            </w:pPr>
            <w:ins w:id="277" w:author="Ally Ward" w:date="2012-11-02T14:09:00Z">
              <w:r w:rsidRPr="00B44351">
                <w:rPr>
                  <w:rFonts w:ascii="Arial" w:hAnsi="Arial" w:cs="Arial"/>
                  <w:color w:val="000000"/>
                  <w:sz w:val="20"/>
                  <w:szCs w:val="20"/>
                </w:rPr>
                <w:t>Security inspection of a user's activity</w:t>
              </w:r>
            </w:ins>
          </w:p>
        </w:tc>
      </w:tr>
      <w:tr w:rsidR="00197C88" w:rsidTr="00197C88">
        <w:trPr>
          <w:cantSplit/>
          <w:trHeight w:val="721"/>
          <w:ins w:id="278" w:author="Ally Ward" w:date="2012-11-02T14:10:00Z"/>
        </w:trPr>
        <w:tc>
          <w:tcPr>
            <w:tcW w:w="1284" w:type="pct"/>
            <w:shd w:val="clear" w:color="auto" w:fill="auto"/>
          </w:tcPr>
          <w:p w:rsidR="00197C88" w:rsidRPr="00B44351" w:rsidRDefault="00197C88">
            <w:pPr>
              <w:rPr>
                <w:ins w:id="279" w:author="Ally Ward" w:date="2012-11-02T14:10:00Z"/>
                <w:rFonts w:ascii="Arial" w:hAnsi="Arial" w:cs="Arial"/>
                <w:color w:val="000000"/>
                <w:sz w:val="20"/>
                <w:szCs w:val="20"/>
              </w:rPr>
            </w:pPr>
            <w:ins w:id="280" w:author="Ally Ward" w:date="2012-11-02T14:10:00Z">
              <w:r w:rsidRPr="00B44351">
                <w:rPr>
                  <w:rFonts w:ascii="Arial" w:hAnsi="Arial" w:cs="Arial"/>
                  <w:color w:val="000000"/>
                  <w:sz w:val="20"/>
                  <w:szCs w:val="20"/>
                </w:rPr>
                <w:t>LYBR-SEC-013 Security Forensic Investigation</w:t>
              </w:r>
            </w:ins>
          </w:p>
        </w:tc>
        <w:tc>
          <w:tcPr>
            <w:tcW w:w="403" w:type="pct"/>
          </w:tcPr>
          <w:p w:rsidR="00197C88" w:rsidRPr="00B44351" w:rsidRDefault="00197C88" w:rsidP="00197C88">
            <w:pPr>
              <w:jc w:val="center"/>
              <w:rPr>
                <w:ins w:id="281" w:author="Ally Ward" w:date="2012-11-02T14:28:00Z"/>
                <w:rFonts w:ascii="Arial" w:hAnsi="Arial" w:cs="Arial"/>
                <w:color w:val="000000"/>
                <w:sz w:val="20"/>
                <w:szCs w:val="20"/>
              </w:rPr>
            </w:pPr>
            <w:ins w:id="282" w:author="Ally Ward" w:date="2012-11-02T14:29:00Z">
              <w:r>
                <w:rPr>
                  <w:rFonts w:ascii="Arial" w:hAnsi="Arial" w:cs="Arial"/>
                  <w:color w:val="000000"/>
                  <w:sz w:val="20"/>
                  <w:szCs w:val="20"/>
                </w:rPr>
                <w:t>1</w:t>
              </w:r>
            </w:ins>
          </w:p>
        </w:tc>
        <w:tc>
          <w:tcPr>
            <w:tcW w:w="921" w:type="pct"/>
            <w:shd w:val="clear" w:color="auto" w:fill="auto"/>
          </w:tcPr>
          <w:p w:rsidR="00197C88" w:rsidRPr="00B44351" w:rsidRDefault="00197C88">
            <w:pPr>
              <w:rPr>
                <w:ins w:id="283" w:author="Ally Ward" w:date="2012-11-02T14:10:00Z"/>
                <w:rFonts w:ascii="Arial" w:hAnsi="Arial" w:cs="Arial"/>
                <w:color w:val="000000"/>
                <w:sz w:val="20"/>
                <w:szCs w:val="20"/>
              </w:rPr>
            </w:pPr>
            <w:ins w:id="284" w:author="Ally Ward" w:date="2012-11-02T14:10:00Z">
              <w:r w:rsidRPr="00B44351">
                <w:rPr>
                  <w:rFonts w:ascii="Arial" w:hAnsi="Arial" w:cs="Arial"/>
                  <w:color w:val="000000"/>
                  <w:sz w:val="20"/>
                  <w:szCs w:val="20"/>
                </w:rPr>
                <w:t>LY-SEC-019</w:t>
              </w:r>
            </w:ins>
          </w:p>
        </w:tc>
        <w:tc>
          <w:tcPr>
            <w:tcW w:w="2392" w:type="pct"/>
            <w:shd w:val="clear" w:color="auto" w:fill="auto"/>
          </w:tcPr>
          <w:p w:rsidR="00197C88" w:rsidRPr="00B44351" w:rsidRDefault="00197C88">
            <w:pPr>
              <w:rPr>
                <w:ins w:id="285" w:author="Ally Ward" w:date="2012-11-02T14:10:00Z"/>
                <w:rFonts w:ascii="Arial" w:hAnsi="Arial" w:cs="Arial"/>
                <w:color w:val="000000"/>
                <w:sz w:val="20"/>
                <w:szCs w:val="20"/>
              </w:rPr>
            </w:pPr>
            <w:ins w:id="286" w:author="Ally Ward" w:date="2012-11-02T14:10:00Z">
              <w:r w:rsidRPr="00B44351">
                <w:rPr>
                  <w:rFonts w:ascii="Arial" w:hAnsi="Arial" w:cs="Arial"/>
                  <w:color w:val="000000"/>
                  <w:sz w:val="20"/>
                  <w:szCs w:val="20"/>
                </w:rPr>
                <w:t>Security inspection of a user's activity</w:t>
              </w:r>
            </w:ins>
          </w:p>
        </w:tc>
      </w:tr>
    </w:tbl>
    <w:p w:rsidR="00DA0F75" w:rsidRDefault="00DA0F75" w:rsidP="00470C95"/>
    <w:p w:rsidR="00DA0F75" w:rsidRDefault="00DA0F75" w:rsidP="00470C95">
      <w:pPr>
        <w:pStyle w:val="EYHeading3"/>
      </w:pPr>
      <w:bookmarkStart w:id="287" w:name="_Toc332218287"/>
      <w:r>
        <w:t>System</w:t>
      </w:r>
      <w:r w:rsidR="00F37C92">
        <w:t xml:space="preserve"> Requirements</w:t>
      </w:r>
      <w:bookmarkEnd w:id="287"/>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ayout w:type="fixed"/>
        <w:tblLook w:val="04A0" w:firstRow="1" w:lastRow="0" w:firstColumn="1" w:lastColumn="0" w:noHBand="0" w:noVBand="1"/>
      </w:tblPr>
      <w:tblGrid>
        <w:gridCol w:w="2534"/>
        <w:gridCol w:w="1119"/>
        <w:gridCol w:w="2124"/>
        <w:gridCol w:w="4215"/>
      </w:tblGrid>
      <w:tr w:rsidR="004E5CB9" w:rsidTr="004E5CB9">
        <w:trPr>
          <w:cantSplit/>
          <w:trHeight w:val="440"/>
          <w:tblHeader/>
        </w:trPr>
        <w:tc>
          <w:tcPr>
            <w:tcW w:w="1268" w:type="pct"/>
            <w:shd w:val="clear" w:color="4F81BD" w:fill="BFBFBF" w:themeFill="background1" w:themeFillShade="BF"/>
            <w:hideMark/>
          </w:tcPr>
          <w:p w:rsidR="004E5CB9" w:rsidRDefault="004E5CB9"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560" w:type="pct"/>
            <w:shd w:val="clear" w:color="4F81BD" w:fill="BFBFBF" w:themeFill="background1" w:themeFillShade="BF"/>
          </w:tcPr>
          <w:p w:rsidR="004E5CB9" w:rsidRDefault="004E5CB9" w:rsidP="004E5CB9">
            <w:pPr>
              <w:jc w:val="center"/>
              <w:rPr>
                <w:rFonts w:ascii="Arial" w:hAnsi="Arial" w:cs="Arial"/>
                <w:b/>
                <w:bCs/>
                <w:color w:val="FFFFFF"/>
                <w:sz w:val="20"/>
                <w:szCs w:val="20"/>
              </w:rPr>
            </w:pPr>
            <w:r>
              <w:rPr>
                <w:rFonts w:ascii="Arial" w:hAnsi="Arial" w:cs="Arial"/>
                <w:b/>
                <w:bCs/>
                <w:color w:val="FFFFFF"/>
                <w:sz w:val="20"/>
                <w:szCs w:val="20"/>
              </w:rPr>
              <w:t>Phase</w:t>
            </w:r>
          </w:p>
        </w:tc>
        <w:tc>
          <w:tcPr>
            <w:tcW w:w="1063" w:type="pct"/>
            <w:shd w:val="clear" w:color="4F81BD" w:fill="BFBFBF" w:themeFill="background1" w:themeFillShade="BF"/>
            <w:hideMark/>
          </w:tcPr>
          <w:p w:rsidR="004E5CB9" w:rsidRDefault="004E5CB9"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109" w:type="pct"/>
            <w:shd w:val="clear" w:color="4F81BD" w:fill="BFBFBF" w:themeFill="background1" w:themeFillShade="BF"/>
          </w:tcPr>
          <w:p w:rsidR="004E5CB9" w:rsidRDefault="004E5CB9"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4E5CB9" w:rsidTr="004E5CB9">
        <w:trPr>
          <w:cantSplit/>
          <w:trHeight w:val="810"/>
        </w:trPr>
        <w:tc>
          <w:tcPr>
            <w:tcW w:w="1268" w:type="pct"/>
            <w:shd w:val="clear" w:color="auto" w:fill="auto"/>
            <w:hideMark/>
          </w:tcPr>
          <w:p w:rsidR="004E5CB9" w:rsidRDefault="004E5CB9">
            <w:pPr>
              <w:rPr>
                <w:rFonts w:ascii="Arial" w:hAnsi="Arial" w:cs="Arial"/>
                <w:color w:val="000000"/>
                <w:sz w:val="20"/>
                <w:szCs w:val="20"/>
              </w:rPr>
            </w:pPr>
            <w:r w:rsidRPr="00F06D12">
              <w:rPr>
                <w:rFonts w:ascii="Arial" w:hAnsi="Arial" w:cs="Arial"/>
                <w:color w:val="000000"/>
                <w:sz w:val="20"/>
                <w:szCs w:val="20"/>
              </w:rPr>
              <w:t>LYBR-NF-SSO-001</w:t>
            </w:r>
            <w:r>
              <w:rPr>
                <w:rFonts w:ascii="Arial" w:hAnsi="Arial" w:cs="Arial"/>
                <w:color w:val="000000"/>
                <w:sz w:val="20"/>
                <w:szCs w:val="20"/>
              </w:rPr>
              <w:t xml:space="preserve"> SYS01 SIP Domains: will match user SMTP/Email address (for example, user01@cc.ey.com)</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hideMark/>
          </w:tcPr>
          <w:p w:rsidR="004E5CB9" w:rsidRDefault="004E5CB9">
            <w:pPr>
              <w:rPr>
                <w:rFonts w:ascii="Arial" w:hAnsi="Arial" w:cs="Arial"/>
                <w:color w:val="000000"/>
                <w:sz w:val="20"/>
                <w:szCs w:val="20"/>
              </w:rPr>
            </w:pPr>
            <w:r>
              <w:rPr>
                <w:rFonts w:ascii="Arial" w:hAnsi="Arial" w:cs="Arial"/>
                <w:color w:val="000000"/>
                <w:sz w:val="20"/>
                <w:szCs w:val="20"/>
              </w:rPr>
              <w:t>LY-NF-OTH-001</w:t>
            </w:r>
          </w:p>
        </w:tc>
        <w:tc>
          <w:tcPr>
            <w:tcW w:w="2109" w:type="pct"/>
            <w:shd w:val="clear" w:color="auto" w:fill="auto"/>
            <w:hideMark/>
          </w:tcPr>
          <w:p w:rsidR="004E5CB9" w:rsidRDefault="004E5CB9">
            <w:pPr>
              <w:rPr>
                <w:rFonts w:ascii="Arial" w:hAnsi="Arial" w:cs="Arial"/>
                <w:color w:val="000000"/>
                <w:sz w:val="20"/>
                <w:szCs w:val="20"/>
              </w:rPr>
            </w:pPr>
            <w:r>
              <w:rPr>
                <w:rFonts w:ascii="Arial" w:hAnsi="Arial" w:cs="Arial"/>
                <w:color w:val="000000"/>
                <w:sz w:val="20"/>
                <w:szCs w:val="20"/>
              </w:rPr>
              <w:t xml:space="preserve">SIP Domains match user SMTP/Email address </w:t>
            </w:r>
          </w:p>
        </w:tc>
      </w:tr>
      <w:tr w:rsidR="004E5CB9" w:rsidTr="004E5CB9">
        <w:trPr>
          <w:cantSplit/>
          <w:trHeight w:val="682"/>
        </w:trPr>
        <w:tc>
          <w:tcPr>
            <w:tcW w:w="1268" w:type="pct"/>
            <w:shd w:val="clear" w:color="auto" w:fill="auto"/>
            <w:hideMark/>
          </w:tcPr>
          <w:p w:rsidR="004E5CB9" w:rsidRDefault="004E5CB9">
            <w:pPr>
              <w:rPr>
                <w:rFonts w:ascii="Arial" w:hAnsi="Arial" w:cs="Arial"/>
                <w:color w:val="000000"/>
                <w:sz w:val="20"/>
                <w:szCs w:val="20"/>
              </w:rPr>
            </w:pPr>
            <w:r w:rsidRPr="00F06D12">
              <w:rPr>
                <w:rFonts w:ascii="Arial" w:hAnsi="Arial" w:cs="Arial"/>
                <w:color w:val="000000"/>
                <w:sz w:val="20"/>
                <w:szCs w:val="20"/>
              </w:rPr>
              <w:t>LYBR-NF-AP-003</w:t>
            </w:r>
            <w:r>
              <w:rPr>
                <w:rFonts w:ascii="Arial" w:hAnsi="Arial" w:cs="Arial"/>
                <w:color w:val="000000"/>
                <w:sz w:val="20"/>
                <w:szCs w:val="20"/>
              </w:rPr>
              <w:t xml:space="preserve"> SYS02 Support for 145,000 users</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hideMark/>
          </w:tcPr>
          <w:p w:rsidR="004E5CB9" w:rsidRDefault="004E5CB9" w:rsidP="00A95C54">
            <w:pPr>
              <w:rPr>
                <w:rFonts w:ascii="Arial" w:hAnsi="Arial" w:cs="Arial"/>
                <w:color w:val="000000"/>
                <w:sz w:val="20"/>
                <w:szCs w:val="20"/>
              </w:rPr>
            </w:pPr>
            <w:r>
              <w:rPr>
                <w:rFonts w:ascii="Arial" w:hAnsi="Arial" w:cs="Arial"/>
                <w:color w:val="000000"/>
                <w:sz w:val="20"/>
                <w:szCs w:val="20"/>
              </w:rPr>
              <w:t>LY-NF-AVAIL-004</w:t>
            </w:r>
            <w:r>
              <w:rPr>
                <w:rFonts w:ascii="Arial" w:hAnsi="Arial" w:cs="Arial"/>
                <w:color w:val="000000"/>
                <w:sz w:val="20"/>
                <w:szCs w:val="20"/>
              </w:rPr>
              <w:br/>
              <w:t>LY-NF-AVAIL-012</w:t>
            </w:r>
            <w:r>
              <w:rPr>
                <w:rFonts w:ascii="Arial" w:hAnsi="Arial" w:cs="Arial"/>
                <w:color w:val="000000"/>
                <w:sz w:val="20"/>
                <w:szCs w:val="20"/>
              </w:rPr>
              <w:br/>
            </w:r>
          </w:p>
          <w:p w:rsidR="004E5CB9" w:rsidRDefault="004E5CB9" w:rsidP="00A95C54">
            <w:pPr>
              <w:rPr>
                <w:rFonts w:ascii="Arial" w:hAnsi="Arial" w:cs="Arial"/>
                <w:color w:val="000000"/>
                <w:sz w:val="20"/>
                <w:szCs w:val="20"/>
              </w:rPr>
            </w:pPr>
            <w:r>
              <w:rPr>
                <w:rFonts w:ascii="Arial" w:hAnsi="Arial" w:cs="Arial"/>
                <w:color w:val="000000"/>
                <w:sz w:val="20"/>
                <w:szCs w:val="20"/>
              </w:rPr>
              <w:t>LY-NF-AVAIL-013</w:t>
            </w:r>
            <w:r>
              <w:rPr>
                <w:rFonts w:ascii="Arial" w:hAnsi="Arial" w:cs="Arial"/>
                <w:color w:val="000000"/>
                <w:sz w:val="20"/>
                <w:szCs w:val="20"/>
              </w:rPr>
              <w:br/>
            </w:r>
          </w:p>
          <w:p w:rsidR="004E5CB9" w:rsidRDefault="004E5CB9" w:rsidP="00A95C54">
            <w:pPr>
              <w:rPr>
                <w:rFonts w:ascii="Arial" w:hAnsi="Arial" w:cs="Arial"/>
                <w:color w:val="000000"/>
                <w:sz w:val="20"/>
                <w:szCs w:val="20"/>
              </w:rPr>
            </w:pPr>
            <w:r>
              <w:rPr>
                <w:rFonts w:ascii="Arial" w:hAnsi="Arial" w:cs="Arial"/>
                <w:color w:val="000000"/>
                <w:sz w:val="20"/>
                <w:szCs w:val="20"/>
              </w:rPr>
              <w:t>LY-NF-AVAIL-014</w:t>
            </w:r>
          </w:p>
        </w:tc>
        <w:tc>
          <w:tcPr>
            <w:tcW w:w="2109" w:type="pct"/>
            <w:shd w:val="clear" w:color="auto" w:fill="auto"/>
            <w:hideMark/>
          </w:tcPr>
          <w:p w:rsidR="004E5CB9" w:rsidRDefault="004E5CB9">
            <w:pPr>
              <w:rPr>
                <w:rFonts w:ascii="Arial" w:hAnsi="Arial" w:cs="Arial"/>
                <w:color w:val="000000"/>
                <w:sz w:val="20"/>
                <w:szCs w:val="20"/>
              </w:rPr>
            </w:pPr>
            <w:r>
              <w:rPr>
                <w:rFonts w:ascii="Arial" w:hAnsi="Arial" w:cs="Arial"/>
                <w:color w:val="000000"/>
                <w:sz w:val="20"/>
                <w:szCs w:val="20"/>
              </w:rPr>
              <w:t>Support for minimum 176,000 Lync users</w:t>
            </w:r>
            <w:r>
              <w:rPr>
                <w:rFonts w:ascii="Arial" w:hAnsi="Arial" w:cs="Arial"/>
                <w:color w:val="000000"/>
                <w:sz w:val="20"/>
                <w:szCs w:val="20"/>
              </w:rPr>
              <w:br/>
              <w:t>Support for minimum 50,000 users in AMER region with 9% per annum growth</w:t>
            </w:r>
            <w:r>
              <w:rPr>
                <w:rFonts w:ascii="Arial" w:hAnsi="Arial" w:cs="Arial"/>
                <w:color w:val="000000"/>
                <w:sz w:val="20"/>
                <w:szCs w:val="20"/>
              </w:rPr>
              <w:br/>
              <w:t>Support for minimum 90,000 users in EMEIA region with 9% per annum growth</w:t>
            </w:r>
            <w:r>
              <w:rPr>
                <w:rFonts w:ascii="Arial" w:hAnsi="Arial" w:cs="Arial"/>
                <w:color w:val="000000"/>
                <w:sz w:val="20"/>
                <w:szCs w:val="20"/>
              </w:rPr>
              <w:br/>
              <w:t>Support for minimum 40,000 users in ASIAPAC region with 9% per annum growth</w:t>
            </w:r>
          </w:p>
        </w:tc>
      </w:tr>
      <w:tr w:rsidR="004E5CB9" w:rsidTr="004E5CB9">
        <w:trPr>
          <w:cantSplit/>
          <w:trHeight w:val="692"/>
        </w:trPr>
        <w:tc>
          <w:tcPr>
            <w:tcW w:w="1268" w:type="pct"/>
            <w:shd w:val="clear" w:color="auto" w:fill="auto"/>
            <w:hideMark/>
          </w:tcPr>
          <w:p w:rsidR="004E5CB9" w:rsidRDefault="004E5CB9">
            <w:pPr>
              <w:rPr>
                <w:rFonts w:ascii="Arial" w:hAnsi="Arial" w:cs="Arial"/>
                <w:color w:val="000000"/>
                <w:sz w:val="20"/>
                <w:szCs w:val="20"/>
              </w:rPr>
            </w:pPr>
            <w:r w:rsidRPr="00F06D12">
              <w:rPr>
                <w:rFonts w:ascii="Arial" w:hAnsi="Arial" w:cs="Arial"/>
                <w:color w:val="000000"/>
                <w:sz w:val="20"/>
                <w:szCs w:val="20"/>
              </w:rPr>
              <w:t>LYBR-NF-OTH-004</w:t>
            </w:r>
            <w:r>
              <w:rPr>
                <w:rFonts w:ascii="Arial" w:hAnsi="Arial" w:cs="Arial"/>
                <w:color w:val="000000"/>
                <w:sz w:val="20"/>
                <w:szCs w:val="20"/>
              </w:rPr>
              <w:t xml:space="preserve"> SYS03 Certificates provided by a CA suitable for use with Microsoft Lync Server 2010 for PKI (http://go.microsoft.com/fwlink/?LinkId=202834)</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hideMark/>
          </w:tcPr>
          <w:p w:rsidR="004E5CB9" w:rsidRDefault="004E5CB9">
            <w:pPr>
              <w:rPr>
                <w:rFonts w:ascii="Arial" w:hAnsi="Arial" w:cs="Arial"/>
                <w:color w:val="000000"/>
                <w:sz w:val="20"/>
                <w:szCs w:val="20"/>
              </w:rPr>
            </w:pPr>
            <w:r>
              <w:rPr>
                <w:rFonts w:ascii="Arial" w:hAnsi="Arial" w:cs="Arial"/>
                <w:color w:val="000000"/>
                <w:sz w:val="20"/>
                <w:szCs w:val="20"/>
              </w:rPr>
              <w:t>No traced requirements</w:t>
            </w:r>
          </w:p>
        </w:tc>
        <w:tc>
          <w:tcPr>
            <w:tcW w:w="2109" w:type="pct"/>
            <w:shd w:val="clear" w:color="auto" w:fill="auto"/>
            <w:hideMark/>
          </w:tcPr>
          <w:p w:rsidR="004E5CB9" w:rsidRDefault="004E5CB9">
            <w:pPr>
              <w:rPr>
                <w:rFonts w:ascii="Arial" w:hAnsi="Arial" w:cs="Arial"/>
                <w:color w:val="000000"/>
                <w:sz w:val="20"/>
                <w:szCs w:val="20"/>
              </w:rPr>
            </w:pPr>
            <w:r w:rsidRPr="00AF655A">
              <w:rPr>
                <w:rFonts w:ascii="Arial" w:hAnsi="Arial" w:cs="Arial"/>
                <w:color w:val="000000"/>
                <w:sz w:val="20"/>
                <w:szCs w:val="20"/>
              </w:rPr>
              <w:t>Design statement</w:t>
            </w:r>
          </w:p>
          <w:p w:rsidR="004E5CB9" w:rsidRDefault="004E5CB9">
            <w:pPr>
              <w:rPr>
                <w:rFonts w:ascii="Arial" w:hAnsi="Arial" w:cs="Arial"/>
                <w:color w:val="000000"/>
                <w:sz w:val="20"/>
                <w:szCs w:val="20"/>
              </w:rPr>
            </w:pPr>
            <w:r>
              <w:rPr>
                <w:rFonts w:ascii="Arial" w:hAnsi="Arial" w:cs="Arial"/>
                <w:color w:val="000000"/>
                <w:sz w:val="20"/>
                <w:szCs w:val="20"/>
              </w:rPr>
              <w:t>Will be provided in accordance with design</w:t>
            </w:r>
          </w:p>
        </w:tc>
      </w:tr>
      <w:tr w:rsidR="004E5CB9" w:rsidTr="004E5CB9">
        <w:trPr>
          <w:cantSplit/>
          <w:trHeight w:val="953"/>
        </w:trPr>
        <w:tc>
          <w:tcPr>
            <w:tcW w:w="1268" w:type="pct"/>
            <w:shd w:val="clear" w:color="auto" w:fill="auto"/>
            <w:hideMark/>
          </w:tcPr>
          <w:p w:rsidR="004E5CB9" w:rsidRDefault="004E5CB9">
            <w:pPr>
              <w:rPr>
                <w:rFonts w:ascii="Arial" w:hAnsi="Arial" w:cs="Arial"/>
                <w:color w:val="000000"/>
                <w:sz w:val="20"/>
                <w:szCs w:val="20"/>
              </w:rPr>
            </w:pPr>
            <w:r w:rsidRPr="00F06D12">
              <w:rPr>
                <w:rFonts w:ascii="Arial" w:hAnsi="Arial" w:cs="Arial"/>
                <w:color w:val="000000"/>
                <w:sz w:val="20"/>
                <w:szCs w:val="20"/>
              </w:rPr>
              <w:t>LYBR-NF-OTH-005</w:t>
            </w:r>
            <w:r>
              <w:rPr>
                <w:rFonts w:ascii="Arial" w:hAnsi="Arial" w:cs="Arial"/>
                <w:color w:val="000000"/>
                <w:sz w:val="20"/>
                <w:szCs w:val="20"/>
              </w:rPr>
              <w:t xml:space="preserve"> SYS04 Hardware load balancer that supports Lync Server 2010 requirements for Front End and Director pools (for web traffic only) and Edge Server pool(s)</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hideMark/>
          </w:tcPr>
          <w:p w:rsidR="004E5CB9" w:rsidRDefault="004E5CB9" w:rsidP="00DC43F7">
            <w:pPr>
              <w:rPr>
                <w:rFonts w:ascii="Arial" w:hAnsi="Arial" w:cs="Arial"/>
                <w:color w:val="000000"/>
                <w:sz w:val="20"/>
                <w:szCs w:val="20"/>
              </w:rPr>
            </w:pPr>
            <w:r>
              <w:rPr>
                <w:rFonts w:ascii="Arial" w:hAnsi="Arial" w:cs="Arial"/>
                <w:color w:val="000000"/>
                <w:sz w:val="20"/>
                <w:szCs w:val="20"/>
              </w:rPr>
              <w:t>No traced requirements</w:t>
            </w:r>
          </w:p>
        </w:tc>
        <w:tc>
          <w:tcPr>
            <w:tcW w:w="2109" w:type="pct"/>
            <w:shd w:val="clear" w:color="auto" w:fill="auto"/>
            <w:hideMark/>
          </w:tcPr>
          <w:p w:rsidR="004E5CB9" w:rsidRDefault="004E5CB9" w:rsidP="00DC43F7">
            <w:pPr>
              <w:rPr>
                <w:rFonts w:ascii="Arial" w:hAnsi="Arial" w:cs="Arial"/>
                <w:color w:val="000000"/>
                <w:sz w:val="20"/>
                <w:szCs w:val="20"/>
              </w:rPr>
            </w:pPr>
            <w:r w:rsidRPr="00AF655A">
              <w:rPr>
                <w:rFonts w:ascii="Arial" w:hAnsi="Arial" w:cs="Arial"/>
                <w:color w:val="000000"/>
                <w:sz w:val="20"/>
                <w:szCs w:val="20"/>
              </w:rPr>
              <w:t>Design statement</w:t>
            </w:r>
          </w:p>
          <w:p w:rsidR="004E5CB9" w:rsidRDefault="004E5CB9"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4E5CB9" w:rsidTr="004E5CB9">
        <w:trPr>
          <w:cantSplit/>
          <w:trHeight w:val="425"/>
        </w:trPr>
        <w:tc>
          <w:tcPr>
            <w:tcW w:w="1268" w:type="pct"/>
            <w:shd w:val="clear" w:color="auto" w:fill="auto"/>
            <w:hideMark/>
          </w:tcPr>
          <w:p w:rsidR="004E5CB9" w:rsidRDefault="004E5CB9">
            <w:pPr>
              <w:rPr>
                <w:rFonts w:ascii="Arial" w:hAnsi="Arial" w:cs="Arial"/>
                <w:color w:val="000000"/>
                <w:sz w:val="20"/>
                <w:szCs w:val="20"/>
              </w:rPr>
            </w:pPr>
            <w:r w:rsidRPr="00F06D12">
              <w:rPr>
                <w:rFonts w:ascii="Arial" w:hAnsi="Arial" w:cs="Arial"/>
                <w:color w:val="000000"/>
                <w:sz w:val="20"/>
                <w:szCs w:val="20"/>
              </w:rPr>
              <w:t>LYBR-NF-OTH-006</w:t>
            </w:r>
            <w:r>
              <w:rPr>
                <w:rFonts w:ascii="Arial" w:hAnsi="Arial" w:cs="Arial"/>
                <w:color w:val="000000"/>
                <w:sz w:val="20"/>
                <w:szCs w:val="20"/>
              </w:rPr>
              <w:t xml:space="preserve"> SYS05 DNS load balancing required for Front End and Director pools (SIP traffic)</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hideMark/>
          </w:tcPr>
          <w:p w:rsidR="004E5CB9" w:rsidRDefault="004E5CB9" w:rsidP="00DC43F7">
            <w:pPr>
              <w:rPr>
                <w:rFonts w:ascii="Arial" w:hAnsi="Arial" w:cs="Arial"/>
                <w:color w:val="000000"/>
                <w:sz w:val="20"/>
                <w:szCs w:val="20"/>
              </w:rPr>
            </w:pPr>
            <w:r>
              <w:rPr>
                <w:rFonts w:ascii="Arial" w:hAnsi="Arial" w:cs="Arial"/>
                <w:color w:val="000000"/>
                <w:sz w:val="20"/>
                <w:szCs w:val="20"/>
              </w:rPr>
              <w:t>No traced requirements</w:t>
            </w:r>
          </w:p>
        </w:tc>
        <w:tc>
          <w:tcPr>
            <w:tcW w:w="2109" w:type="pct"/>
            <w:shd w:val="clear" w:color="auto" w:fill="auto"/>
            <w:hideMark/>
          </w:tcPr>
          <w:p w:rsidR="004E5CB9" w:rsidRDefault="004E5CB9" w:rsidP="00DC43F7">
            <w:pPr>
              <w:rPr>
                <w:rFonts w:ascii="Arial" w:hAnsi="Arial" w:cs="Arial"/>
                <w:color w:val="000000"/>
                <w:sz w:val="20"/>
                <w:szCs w:val="20"/>
              </w:rPr>
            </w:pPr>
            <w:r w:rsidRPr="00AF655A">
              <w:rPr>
                <w:rFonts w:ascii="Arial" w:hAnsi="Arial" w:cs="Arial"/>
                <w:color w:val="000000"/>
                <w:sz w:val="20"/>
                <w:szCs w:val="20"/>
              </w:rPr>
              <w:t>Design statement</w:t>
            </w:r>
          </w:p>
          <w:p w:rsidR="004E5CB9" w:rsidRDefault="004E5CB9"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4E5CB9" w:rsidTr="004E5CB9">
        <w:trPr>
          <w:cantSplit/>
          <w:trHeight w:val="721"/>
        </w:trPr>
        <w:tc>
          <w:tcPr>
            <w:tcW w:w="1268" w:type="pct"/>
            <w:shd w:val="clear" w:color="auto" w:fill="auto"/>
            <w:hideMark/>
          </w:tcPr>
          <w:p w:rsidR="004E5CB9" w:rsidRDefault="004E5CB9">
            <w:pPr>
              <w:rPr>
                <w:rFonts w:ascii="Arial" w:hAnsi="Arial" w:cs="Arial"/>
                <w:color w:val="000000"/>
                <w:sz w:val="20"/>
                <w:szCs w:val="20"/>
              </w:rPr>
            </w:pPr>
            <w:r w:rsidRPr="00F06D12">
              <w:rPr>
                <w:rFonts w:ascii="Arial" w:hAnsi="Arial" w:cs="Arial"/>
                <w:color w:val="000000"/>
                <w:sz w:val="20"/>
                <w:szCs w:val="20"/>
              </w:rPr>
              <w:t>LYBR-SA-003</w:t>
            </w:r>
            <w:r>
              <w:rPr>
                <w:rFonts w:ascii="Arial" w:hAnsi="Arial" w:cs="Arial"/>
                <w:color w:val="000000"/>
                <w:sz w:val="20"/>
                <w:szCs w:val="20"/>
              </w:rPr>
              <w:t xml:space="preserve"> SYS08 Lync Server 2010 server roles configured based on documented requirements http://technet.microsoft.com/en-us/library/gg398438.aspx</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hideMark/>
          </w:tcPr>
          <w:p w:rsidR="004E5CB9" w:rsidRDefault="004E5CB9">
            <w:pPr>
              <w:rPr>
                <w:rFonts w:ascii="Arial" w:hAnsi="Arial" w:cs="Arial"/>
                <w:color w:val="000000"/>
                <w:sz w:val="20"/>
                <w:szCs w:val="20"/>
              </w:rPr>
            </w:pPr>
            <w:r>
              <w:rPr>
                <w:rFonts w:ascii="Arial" w:hAnsi="Arial" w:cs="Arial"/>
                <w:color w:val="000000"/>
                <w:sz w:val="20"/>
                <w:szCs w:val="20"/>
              </w:rPr>
              <w:t>LY-SA-002</w:t>
            </w:r>
          </w:p>
        </w:tc>
        <w:tc>
          <w:tcPr>
            <w:tcW w:w="2109" w:type="pct"/>
            <w:shd w:val="clear" w:color="auto" w:fill="auto"/>
            <w:hideMark/>
          </w:tcPr>
          <w:p w:rsidR="004E5CB9" w:rsidRDefault="004E5CB9">
            <w:pPr>
              <w:rPr>
                <w:rFonts w:ascii="Arial" w:hAnsi="Arial" w:cs="Arial"/>
                <w:color w:val="000000"/>
                <w:sz w:val="20"/>
                <w:szCs w:val="20"/>
              </w:rPr>
            </w:pPr>
            <w:r>
              <w:rPr>
                <w:rFonts w:ascii="Arial" w:hAnsi="Arial" w:cs="Arial"/>
                <w:color w:val="000000"/>
                <w:sz w:val="20"/>
                <w:szCs w:val="20"/>
              </w:rPr>
              <w:t>Lync Server 2010 server roles configured based on documented requirements</w:t>
            </w:r>
          </w:p>
        </w:tc>
      </w:tr>
      <w:tr w:rsidR="004E5CB9" w:rsidTr="004E5CB9">
        <w:trPr>
          <w:cantSplit/>
          <w:trHeight w:val="721"/>
        </w:trPr>
        <w:tc>
          <w:tcPr>
            <w:tcW w:w="1268" w:type="pct"/>
            <w:shd w:val="clear" w:color="auto" w:fill="auto"/>
          </w:tcPr>
          <w:p w:rsidR="004E5CB9" w:rsidRDefault="004E5CB9">
            <w:pPr>
              <w:rPr>
                <w:rFonts w:ascii="Arial" w:hAnsi="Arial" w:cs="Arial"/>
                <w:color w:val="000000"/>
                <w:sz w:val="20"/>
                <w:szCs w:val="20"/>
              </w:rPr>
            </w:pPr>
            <w:r w:rsidRPr="00F06D12">
              <w:rPr>
                <w:rFonts w:ascii="Arial" w:hAnsi="Arial" w:cs="Arial"/>
                <w:color w:val="000000"/>
                <w:sz w:val="20"/>
                <w:szCs w:val="20"/>
              </w:rPr>
              <w:t>LYBR-NF-AV-001</w:t>
            </w:r>
            <w:r>
              <w:rPr>
                <w:rFonts w:ascii="Arial" w:hAnsi="Arial" w:cs="Arial"/>
                <w:color w:val="000000"/>
                <w:sz w:val="20"/>
                <w:szCs w:val="20"/>
              </w:rPr>
              <w:t xml:space="preserve"> SYS09 For all Lync Servers running antivirus software, include key Lync Server 2010 directories in the exception list for each security/antivirus application in order to ensure optimal performance</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tcPr>
          <w:p w:rsidR="004E5CB9" w:rsidRDefault="004E5CB9" w:rsidP="000851CE">
            <w:pPr>
              <w:rPr>
                <w:rFonts w:ascii="Arial" w:hAnsi="Arial" w:cs="Arial"/>
                <w:color w:val="000000"/>
                <w:sz w:val="20"/>
                <w:szCs w:val="20"/>
              </w:rPr>
            </w:pPr>
            <w:r>
              <w:rPr>
                <w:rFonts w:ascii="Arial" w:hAnsi="Arial" w:cs="Arial"/>
                <w:color w:val="000000"/>
                <w:sz w:val="20"/>
                <w:szCs w:val="20"/>
              </w:rPr>
              <w:t>LY-SEC-005</w:t>
            </w:r>
            <w:r>
              <w:rPr>
                <w:rFonts w:ascii="Arial" w:hAnsi="Arial" w:cs="Arial"/>
                <w:color w:val="000000"/>
                <w:sz w:val="20"/>
                <w:szCs w:val="20"/>
              </w:rPr>
              <w:br/>
              <w:t>LY-SEC-007</w:t>
            </w:r>
          </w:p>
        </w:tc>
        <w:tc>
          <w:tcPr>
            <w:tcW w:w="2109" w:type="pct"/>
            <w:shd w:val="clear" w:color="auto" w:fill="auto"/>
          </w:tcPr>
          <w:p w:rsidR="004E5CB9" w:rsidRDefault="004E5CB9">
            <w:pPr>
              <w:rPr>
                <w:rFonts w:ascii="Arial" w:hAnsi="Arial" w:cs="Arial"/>
                <w:color w:val="000000"/>
                <w:sz w:val="20"/>
                <w:szCs w:val="20"/>
              </w:rPr>
            </w:pPr>
            <w:r>
              <w:rPr>
                <w:rFonts w:ascii="Arial" w:hAnsi="Arial" w:cs="Arial"/>
                <w:color w:val="000000"/>
                <w:sz w:val="20"/>
                <w:szCs w:val="20"/>
              </w:rPr>
              <w:t>All Lync servers shall run anti-virus software</w:t>
            </w:r>
            <w:r>
              <w:rPr>
                <w:rFonts w:ascii="Arial" w:hAnsi="Arial" w:cs="Arial"/>
                <w:color w:val="000000"/>
                <w:sz w:val="20"/>
                <w:szCs w:val="20"/>
              </w:rPr>
              <w:br/>
              <w:t>Use Anti-virus software to inspect all traffic to and from EDGE servers</w:t>
            </w:r>
          </w:p>
        </w:tc>
      </w:tr>
      <w:tr w:rsidR="004E5CB9" w:rsidTr="004E5CB9">
        <w:trPr>
          <w:cantSplit/>
          <w:trHeight w:val="721"/>
        </w:trPr>
        <w:tc>
          <w:tcPr>
            <w:tcW w:w="1268" w:type="pct"/>
            <w:shd w:val="clear" w:color="auto" w:fill="auto"/>
          </w:tcPr>
          <w:p w:rsidR="004E5CB9" w:rsidRDefault="004E5CB9">
            <w:pPr>
              <w:rPr>
                <w:rFonts w:ascii="Arial" w:hAnsi="Arial" w:cs="Arial"/>
                <w:color w:val="000000"/>
                <w:sz w:val="20"/>
                <w:szCs w:val="20"/>
              </w:rPr>
            </w:pPr>
            <w:r w:rsidRPr="00F06D12">
              <w:rPr>
                <w:rFonts w:ascii="Arial" w:hAnsi="Arial" w:cs="Arial"/>
                <w:color w:val="000000"/>
                <w:sz w:val="20"/>
                <w:szCs w:val="20"/>
              </w:rPr>
              <w:t>LYBR-NF-AVAIL-009</w:t>
            </w:r>
            <w:r>
              <w:rPr>
                <w:rFonts w:ascii="Arial" w:hAnsi="Arial" w:cs="Arial"/>
                <w:color w:val="000000"/>
                <w:sz w:val="20"/>
                <w:szCs w:val="20"/>
              </w:rPr>
              <w:t xml:space="preserve"> SYS10 In Front End pool topologies, most servers should be in a network that supports more than 1 Gbps, especially when supporting audio/video (A/V) conferencing and application sharing</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tcPr>
          <w:p w:rsidR="004E5CB9" w:rsidRDefault="004E5CB9" w:rsidP="00DC43F7">
            <w:pPr>
              <w:rPr>
                <w:rFonts w:ascii="Arial" w:hAnsi="Arial" w:cs="Arial"/>
                <w:color w:val="000000"/>
                <w:sz w:val="20"/>
                <w:szCs w:val="20"/>
              </w:rPr>
            </w:pPr>
            <w:r>
              <w:rPr>
                <w:rFonts w:ascii="Arial" w:hAnsi="Arial" w:cs="Arial"/>
                <w:color w:val="000000"/>
                <w:sz w:val="20"/>
                <w:szCs w:val="20"/>
              </w:rPr>
              <w:t>No traced requirements</w:t>
            </w:r>
          </w:p>
        </w:tc>
        <w:tc>
          <w:tcPr>
            <w:tcW w:w="2109" w:type="pct"/>
            <w:shd w:val="clear" w:color="auto" w:fill="auto"/>
          </w:tcPr>
          <w:p w:rsidR="004E5CB9" w:rsidRDefault="004E5CB9" w:rsidP="00DC43F7">
            <w:pPr>
              <w:rPr>
                <w:rFonts w:ascii="Arial" w:hAnsi="Arial" w:cs="Arial"/>
                <w:color w:val="000000"/>
                <w:sz w:val="20"/>
                <w:szCs w:val="20"/>
              </w:rPr>
            </w:pPr>
            <w:r w:rsidRPr="00AF655A">
              <w:rPr>
                <w:rFonts w:ascii="Arial" w:hAnsi="Arial" w:cs="Arial"/>
                <w:color w:val="000000"/>
                <w:sz w:val="20"/>
                <w:szCs w:val="20"/>
              </w:rPr>
              <w:t>Design statement</w:t>
            </w:r>
          </w:p>
          <w:p w:rsidR="004E5CB9" w:rsidRDefault="004E5CB9"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4E5CB9" w:rsidTr="004E5CB9">
        <w:trPr>
          <w:cantSplit/>
          <w:trHeight w:val="721"/>
        </w:trPr>
        <w:tc>
          <w:tcPr>
            <w:tcW w:w="1268" w:type="pct"/>
            <w:shd w:val="clear" w:color="auto" w:fill="auto"/>
          </w:tcPr>
          <w:p w:rsidR="004E5CB9" w:rsidRDefault="004E5CB9" w:rsidP="00F06D12">
            <w:pPr>
              <w:rPr>
                <w:rFonts w:ascii="Arial" w:hAnsi="Arial" w:cs="Arial"/>
                <w:color w:val="000000"/>
                <w:sz w:val="20"/>
                <w:szCs w:val="20"/>
              </w:rPr>
            </w:pPr>
            <w:r w:rsidRPr="00F06D12">
              <w:rPr>
                <w:rFonts w:ascii="Arial" w:hAnsi="Arial" w:cs="Arial"/>
                <w:color w:val="000000"/>
                <w:sz w:val="20"/>
                <w:szCs w:val="20"/>
              </w:rPr>
              <w:t>LYBR-NF-AVAIL-0</w:t>
            </w:r>
            <w:r>
              <w:rPr>
                <w:rFonts w:ascii="Arial" w:hAnsi="Arial" w:cs="Arial"/>
                <w:color w:val="000000"/>
                <w:sz w:val="20"/>
                <w:szCs w:val="20"/>
              </w:rPr>
              <w:t>10 SYS12 Dedicated Audio Video Conferencing pools in each datacenter</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tcPr>
          <w:p w:rsidR="004E5CB9" w:rsidRDefault="004E5CB9" w:rsidP="000851CE">
            <w:pPr>
              <w:rPr>
                <w:rFonts w:ascii="Arial" w:hAnsi="Arial" w:cs="Arial"/>
                <w:color w:val="000000"/>
                <w:sz w:val="20"/>
                <w:szCs w:val="20"/>
              </w:rPr>
            </w:pPr>
            <w:r>
              <w:rPr>
                <w:rFonts w:ascii="Arial" w:hAnsi="Arial" w:cs="Arial"/>
                <w:color w:val="000000"/>
                <w:sz w:val="20"/>
                <w:szCs w:val="20"/>
              </w:rPr>
              <w:t>LY-NF-AVAIL-010</w:t>
            </w:r>
          </w:p>
        </w:tc>
        <w:tc>
          <w:tcPr>
            <w:tcW w:w="2109" w:type="pct"/>
            <w:shd w:val="clear" w:color="auto" w:fill="auto"/>
          </w:tcPr>
          <w:p w:rsidR="004E5CB9" w:rsidRDefault="004E5CB9">
            <w:pPr>
              <w:rPr>
                <w:rFonts w:ascii="Arial" w:hAnsi="Arial" w:cs="Arial"/>
                <w:color w:val="000000"/>
                <w:sz w:val="20"/>
                <w:szCs w:val="20"/>
              </w:rPr>
            </w:pPr>
            <w:r>
              <w:rPr>
                <w:rFonts w:ascii="Arial" w:hAnsi="Arial" w:cs="Arial"/>
                <w:color w:val="000000"/>
                <w:sz w:val="20"/>
                <w:szCs w:val="20"/>
              </w:rPr>
              <w:t>Dedicated Audio Video Conferencing pools in each datacenter</w:t>
            </w:r>
          </w:p>
        </w:tc>
      </w:tr>
      <w:tr w:rsidR="004E5CB9" w:rsidTr="004E5CB9">
        <w:trPr>
          <w:cantSplit/>
          <w:trHeight w:val="721"/>
        </w:trPr>
        <w:tc>
          <w:tcPr>
            <w:tcW w:w="1268" w:type="pct"/>
            <w:shd w:val="clear" w:color="auto" w:fill="auto"/>
          </w:tcPr>
          <w:p w:rsidR="004E5CB9" w:rsidRDefault="004E5CB9">
            <w:pPr>
              <w:rPr>
                <w:rFonts w:ascii="Arial" w:hAnsi="Arial" w:cs="Arial"/>
                <w:color w:val="000000"/>
                <w:sz w:val="20"/>
                <w:szCs w:val="20"/>
              </w:rPr>
            </w:pPr>
            <w:r w:rsidRPr="00F06D12">
              <w:rPr>
                <w:rFonts w:ascii="Arial" w:hAnsi="Arial" w:cs="Arial"/>
                <w:color w:val="000000"/>
                <w:sz w:val="20"/>
                <w:szCs w:val="20"/>
              </w:rPr>
              <w:t>LYBR-SEC-002</w:t>
            </w:r>
            <w:r>
              <w:rPr>
                <w:rFonts w:ascii="Arial" w:hAnsi="Arial" w:cs="Arial"/>
                <w:color w:val="000000"/>
                <w:sz w:val="20"/>
                <w:szCs w:val="20"/>
              </w:rPr>
              <w:t xml:space="preserve"> SYS13 The only Lync Server 2010 server that can be installed on a virtual machine is the Monitoring server</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tcPr>
          <w:p w:rsidR="004E5CB9" w:rsidRDefault="004E5CB9" w:rsidP="00DC43F7">
            <w:pPr>
              <w:rPr>
                <w:rFonts w:ascii="Arial" w:hAnsi="Arial" w:cs="Arial"/>
                <w:color w:val="000000"/>
                <w:sz w:val="20"/>
                <w:szCs w:val="20"/>
              </w:rPr>
            </w:pPr>
            <w:r>
              <w:rPr>
                <w:rFonts w:ascii="Arial" w:hAnsi="Arial" w:cs="Arial"/>
                <w:color w:val="000000"/>
                <w:sz w:val="20"/>
                <w:szCs w:val="20"/>
              </w:rPr>
              <w:t>No traced requirements</w:t>
            </w:r>
          </w:p>
        </w:tc>
        <w:tc>
          <w:tcPr>
            <w:tcW w:w="2109" w:type="pct"/>
            <w:shd w:val="clear" w:color="auto" w:fill="auto"/>
          </w:tcPr>
          <w:p w:rsidR="004E5CB9" w:rsidRDefault="004E5CB9" w:rsidP="00DC43F7">
            <w:pPr>
              <w:rPr>
                <w:rFonts w:ascii="Arial" w:hAnsi="Arial" w:cs="Arial"/>
                <w:color w:val="000000"/>
                <w:sz w:val="20"/>
                <w:szCs w:val="20"/>
              </w:rPr>
            </w:pPr>
            <w:r w:rsidRPr="00AF655A">
              <w:rPr>
                <w:rFonts w:ascii="Arial" w:hAnsi="Arial" w:cs="Arial"/>
                <w:color w:val="000000"/>
                <w:sz w:val="20"/>
                <w:szCs w:val="20"/>
              </w:rPr>
              <w:t>Design statement</w:t>
            </w:r>
          </w:p>
          <w:p w:rsidR="004E5CB9" w:rsidRDefault="004E5CB9"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4E5CB9" w:rsidTr="004E5CB9">
        <w:trPr>
          <w:cantSplit/>
          <w:trHeight w:val="721"/>
        </w:trPr>
        <w:tc>
          <w:tcPr>
            <w:tcW w:w="1268" w:type="pct"/>
            <w:shd w:val="clear" w:color="auto" w:fill="auto"/>
          </w:tcPr>
          <w:p w:rsidR="004E5CB9" w:rsidRDefault="004E5CB9">
            <w:pPr>
              <w:rPr>
                <w:rFonts w:ascii="Arial" w:hAnsi="Arial" w:cs="Arial"/>
                <w:color w:val="000000"/>
                <w:sz w:val="20"/>
                <w:szCs w:val="20"/>
              </w:rPr>
            </w:pPr>
            <w:r w:rsidRPr="00F06D12">
              <w:rPr>
                <w:rFonts w:ascii="Arial" w:hAnsi="Arial" w:cs="Arial"/>
                <w:color w:val="000000"/>
                <w:sz w:val="20"/>
                <w:szCs w:val="20"/>
              </w:rPr>
              <w:t>LYBR-NF-AVAIL-011</w:t>
            </w:r>
            <w:r>
              <w:rPr>
                <w:rFonts w:ascii="Arial" w:hAnsi="Arial" w:cs="Arial"/>
                <w:color w:val="000000"/>
                <w:sz w:val="20"/>
                <w:szCs w:val="20"/>
              </w:rPr>
              <w:t xml:space="preserve"> SYS14 High availability within a site for IM, presence, conferencing and voice workloads</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tcPr>
          <w:p w:rsidR="004E5CB9" w:rsidRDefault="004E5CB9">
            <w:pPr>
              <w:rPr>
                <w:rFonts w:ascii="Arial" w:hAnsi="Arial" w:cs="Arial"/>
                <w:color w:val="000000"/>
                <w:sz w:val="20"/>
                <w:szCs w:val="20"/>
              </w:rPr>
            </w:pPr>
            <w:r>
              <w:rPr>
                <w:rFonts w:ascii="Arial" w:hAnsi="Arial" w:cs="Arial"/>
                <w:color w:val="000000"/>
                <w:sz w:val="20"/>
                <w:szCs w:val="20"/>
              </w:rPr>
              <w:t>LY-NF-AVAIL-005</w:t>
            </w:r>
          </w:p>
          <w:p w:rsidR="004E5CB9" w:rsidRDefault="004E5CB9">
            <w:pPr>
              <w:rPr>
                <w:rFonts w:ascii="Arial" w:hAnsi="Arial" w:cs="Arial"/>
                <w:color w:val="000000"/>
                <w:sz w:val="20"/>
                <w:szCs w:val="20"/>
              </w:rPr>
            </w:pPr>
            <w:r>
              <w:rPr>
                <w:rFonts w:ascii="Arial" w:hAnsi="Arial" w:cs="Arial"/>
                <w:color w:val="000000"/>
                <w:sz w:val="20"/>
                <w:szCs w:val="20"/>
              </w:rPr>
              <w:t>LY-NF-AVAIL-006</w:t>
            </w:r>
          </w:p>
        </w:tc>
        <w:tc>
          <w:tcPr>
            <w:tcW w:w="2109" w:type="pct"/>
            <w:shd w:val="clear" w:color="auto" w:fill="auto"/>
          </w:tcPr>
          <w:p w:rsidR="004E5CB9" w:rsidRDefault="004E5CB9" w:rsidP="00E5067E">
            <w:pPr>
              <w:rPr>
                <w:rFonts w:ascii="Arial" w:hAnsi="Arial" w:cs="Arial"/>
                <w:color w:val="000000"/>
                <w:sz w:val="20"/>
                <w:szCs w:val="20"/>
              </w:rPr>
            </w:pPr>
            <w:r w:rsidRPr="00423F35">
              <w:rPr>
                <w:rFonts w:ascii="Arial" w:hAnsi="Arial" w:cs="Arial"/>
                <w:color w:val="000000"/>
                <w:sz w:val="20"/>
                <w:szCs w:val="20"/>
              </w:rPr>
              <w:t>99.9% availability of core Lync</w:t>
            </w:r>
          </w:p>
          <w:p w:rsidR="004E5CB9" w:rsidRDefault="004E5CB9" w:rsidP="00E5067E">
            <w:pPr>
              <w:rPr>
                <w:rFonts w:ascii="Arial" w:hAnsi="Arial" w:cs="Arial"/>
                <w:color w:val="000000"/>
                <w:sz w:val="20"/>
                <w:szCs w:val="20"/>
              </w:rPr>
            </w:pPr>
            <w:r w:rsidRPr="00423F35">
              <w:rPr>
                <w:rFonts w:ascii="Arial" w:hAnsi="Arial" w:cs="Arial"/>
                <w:color w:val="000000"/>
                <w:sz w:val="20"/>
                <w:szCs w:val="20"/>
              </w:rPr>
              <w:t>99.99% avail</w:t>
            </w:r>
            <w:r>
              <w:rPr>
                <w:rFonts w:ascii="Arial" w:hAnsi="Arial" w:cs="Arial"/>
                <w:color w:val="000000"/>
                <w:sz w:val="20"/>
                <w:szCs w:val="20"/>
              </w:rPr>
              <w:t>a</w:t>
            </w:r>
            <w:r w:rsidRPr="00423F35">
              <w:rPr>
                <w:rFonts w:ascii="Arial" w:hAnsi="Arial" w:cs="Arial"/>
                <w:color w:val="000000"/>
                <w:sz w:val="20"/>
                <w:szCs w:val="20"/>
              </w:rPr>
              <w:t>bility of outbound dial</w:t>
            </w:r>
          </w:p>
        </w:tc>
      </w:tr>
      <w:tr w:rsidR="004E5CB9" w:rsidTr="004E5CB9">
        <w:trPr>
          <w:cantSplit/>
          <w:trHeight w:val="721"/>
        </w:trPr>
        <w:tc>
          <w:tcPr>
            <w:tcW w:w="1268" w:type="pct"/>
            <w:shd w:val="clear" w:color="auto" w:fill="auto"/>
          </w:tcPr>
          <w:p w:rsidR="004E5CB9" w:rsidRDefault="004E5CB9">
            <w:pPr>
              <w:rPr>
                <w:rFonts w:ascii="Arial" w:hAnsi="Arial" w:cs="Arial"/>
                <w:color w:val="000000"/>
                <w:sz w:val="20"/>
                <w:szCs w:val="20"/>
              </w:rPr>
            </w:pPr>
            <w:r w:rsidRPr="00F06D12">
              <w:rPr>
                <w:rFonts w:ascii="Arial" w:hAnsi="Arial" w:cs="Arial"/>
                <w:color w:val="000000"/>
                <w:sz w:val="20"/>
                <w:szCs w:val="20"/>
              </w:rPr>
              <w:t>LYBR-NF-AVAIL-012</w:t>
            </w:r>
            <w:r>
              <w:rPr>
                <w:rFonts w:ascii="Arial" w:hAnsi="Arial" w:cs="Arial"/>
                <w:color w:val="000000"/>
                <w:sz w:val="20"/>
                <w:szCs w:val="20"/>
              </w:rPr>
              <w:t xml:space="preserve"> SYS21 Two EY Lync users working remotely can exchange secure media peer-to-peer without traversal through EY network</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tcPr>
          <w:p w:rsidR="004E5CB9" w:rsidRDefault="004E5CB9" w:rsidP="00DC43F7">
            <w:pPr>
              <w:rPr>
                <w:rFonts w:ascii="Arial" w:hAnsi="Arial" w:cs="Arial"/>
                <w:color w:val="000000"/>
                <w:sz w:val="20"/>
                <w:szCs w:val="20"/>
              </w:rPr>
            </w:pPr>
            <w:r>
              <w:rPr>
                <w:rFonts w:ascii="Arial" w:hAnsi="Arial" w:cs="Arial"/>
                <w:color w:val="000000"/>
                <w:sz w:val="20"/>
                <w:szCs w:val="20"/>
              </w:rPr>
              <w:t>No traced requirements</w:t>
            </w:r>
          </w:p>
        </w:tc>
        <w:tc>
          <w:tcPr>
            <w:tcW w:w="2109" w:type="pct"/>
            <w:shd w:val="clear" w:color="auto" w:fill="auto"/>
          </w:tcPr>
          <w:p w:rsidR="004E5CB9" w:rsidRDefault="004E5CB9" w:rsidP="00DC43F7">
            <w:pPr>
              <w:rPr>
                <w:rFonts w:ascii="Arial" w:hAnsi="Arial" w:cs="Arial"/>
                <w:color w:val="000000"/>
                <w:sz w:val="20"/>
                <w:szCs w:val="20"/>
              </w:rPr>
            </w:pPr>
            <w:r w:rsidRPr="00AF655A">
              <w:rPr>
                <w:rFonts w:ascii="Arial" w:hAnsi="Arial" w:cs="Arial"/>
                <w:color w:val="000000"/>
                <w:sz w:val="20"/>
                <w:szCs w:val="20"/>
              </w:rPr>
              <w:t>Design statement</w:t>
            </w:r>
          </w:p>
          <w:p w:rsidR="004E5CB9" w:rsidRDefault="004E5CB9" w:rsidP="00DC43F7">
            <w:pPr>
              <w:rPr>
                <w:rFonts w:ascii="Arial" w:hAnsi="Arial" w:cs="Arial"/>
                <w:color w:val="000000"/>
                <w:sz w:val="20"/>
                <w:szCs w:val="20"/>
              </w:rPr>
            </w:pPr>
            <w:r>
              <w:rPr>
                <w:rFonts w:ascii="Arial" w:hAnsi="Arial" w:cs="Arial"/>
                <w:color w:val="000000"/>
                <w:sz w:val="20"/>
                <w:szCs w:val="20"/>
              </w:rPr>
              <w:t>Will be provided in accordance with design</w:t>
            </w:r>
          </w:p>
        </w:tc>
      </w:tr>
      <w:tr w:rsidR="004E5CB9" w:rsidTr="004E5CB9">
        <w:trPr>
          <w:cantSplit/>
          <w:trHeight w:val="721"/>
        </w:trPr>
        <w:tc>
          <w:tcPr>
            <w:tcW w:w="1268" w:type="pct"/>
            <w:shd w:val="clear" w:color="auto" w:fill="auto"/>
          </w:tcPr>
          <w:p w:rsidR="004E5CB9" w:rsidRDefault="004E5CB9">
            <w:pPr>
              <w:rPr>
                <w:rFonts w:ascii="Arial" w:hAnsi="Arial" w:cs="Arial"/>
                <w:color w:val="000000"/>
                <w:sz w:val="20"/>
                <w:szCs w:val="20"/>
              </w:rPr>
            </w:pPr>
            <w:r w:rsidRPr="00F06D12">
              <w:rPr>
                <w:rFonts w:ascii="Arial" w:hAnsi="Arial" w:cs="Arial"/>
                <w:color w:val="000000"/>
                <w:sz w:val="20"/>
                <w:szCs w:val="20"/>
              </w:rPr>
              <w:t>LYBR-IM-INT-002</w:t>
            </w:r>
            <w:r>
              <w:rPr>
                <w:rFonts w:ascii="Arial" w:hAnsi="Arial" w:cs="Arial"/>
                <w:color w:val="000000"/>
                <w:sz w:val="20"/>
                <w:szCs w:val="20"/>
              </w:rPr>
              <w:t xml:space="preserve"> SYS25 Supported presentation, searching and adding of the SameTime-equivalent Public Groups from within the Lync client</w:t>
            </w:r>
          </w:p>
        </w:tc>
        <w:tc>
          <w:tcPr>
            <w:tcW w:w="560" w:type="pct"/>
          </w:tcPr>
          <w:p w:rsidR="004E5CB9" w:rsidRDefault="004E5CB9" w:rsidP="004E5CB9">
            <w:pPr>
              <w:jc w:val="center"/>
              <w:rPr>
                <w:rFonts w:ascii="Arial" w:hAnsi="Arial" w:cs="Arial"/>
                <w:color w:val="000000"/>
                <w:sz w:val="20"/>
                <w:szCs w:val="20"/>
              </w:rPr>
            </w:pPr>
            <w:r>
              <w:rPr>
                <w:rFonts w:ascii="Arial" w:hAnsi="Arial" w:cs="Arial"/>
                <w:color w:val="000000"/>
                <w:sz w:val="20"/>
                <w:szCs w:val="20"/>
              </w:rPr>
              <w:t>1</w:t>
            </w:r>
          </w:p>
        </w:tc>
        <w:tc>
          <w:tcPr>
            <w:tcW w:w="1063" w:type="pct"/>
            <w:shd w:val="clear" w:color="auto" w:fill="auto"/>
          </w:tcPr>
          <w:p w:rsidR="004E5CB9" w:rsidRDefault="004E5CB9" w:rsidP="00DC43F7">
            <w:pPr>
              <w:rPr>
                <w:rFonts w:ascii="Arial" w:hAnsi="Arial" w:cs="Arial"/>
                <w:color w:val="000000"/>
                <w:sz w:val="20"/>
                <w:szCs w:val="20"/>
              </w:rPr>
            </w:pPr>
            <w:r>
              <w:rPr>
                <w:rFonts w:ascii="Arial" w:hAnsi="Arial" w:cs="Arial"/>
                <w:color w:val="000000"/>
                <w:sz w:val="20"/>
                <w:szCs w:val="20"/>
              </w:rPr>
              <w:t>No traced requirements</w:t>
            </w:r>
          </w:p>
        </w:tc>
        <w:tc>
          <w:tcPr>
            <w:tcW w:w="2109" w:type="pct"/>
            <w:shd w:val="clear" w:color="auto" w:fill="auto"/>
          </w:tcPr>
          <w:p w:rsidR="004E5CB9" w:rsidRDefault="004E5CB9" w:rsidP="00DC43F7">
            <w:pPr>
              <w:rPr>
                <w:rFonts w:ascii="Arial" w:hAnsi="Arial" w:cs="Arial"/>
                <w:color w:val="000000"/>
                <w:sz w:val="20"/>
                <w:szCs w:val="20"/>
              </w:rPr>
            </w:pPr>
            <w:r>
              <w:rPr>
                <w:rFonts w:ascii="Arial" w:hAnsi="Arial" w:cs="Arial"/>
                <w:color w:val="000000"/>
                <w:sz w:val="20"/>
                <w:szCs w:val="20"/>
              </w:rPr>
              <w:t>Rejected requirement – Lync doesn’t work that way</w:t>
            </w:r>
          </w:p>
        </w:tc>
      </w:tr>
    </w:tbl>
    <w:p w:rsidR="00E570FB" w:rsidRDefault="00E570FB" w:rsidP="000778B6">
      <w:pPr>
        <w:pStyle w:val="EYBodyText"/>
      </w:pPr>
    </w:p>
    <w:p w:rsidR="00DA0F75" w:rsidRDefault="00DA0F75" w:rsidP="00470C95">
      <w:pPr>
        <w:pStyle w:val="EYHeading3"/>
      </w:pPr>
      <w:bookmarkStart w:id="288" w:name="_Toc332218288"/>
      <w:r>
        <w:t>Unified Messaging</w:t>
      </w:r>
      <w:r w:rsidR="00F37C92">
        <w:t xml:space="preserve"> Requirements</w:t>
      </w:r>
      <w:bookmarkEnd w:id="288"/>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534"/>
        <w:gridCol w:w="977"/>
        <w:gridCol w:w="2614"/>
        <w:gridCol w:w="3867"/>
      </w:tblGrid>
      <w:tr w:rsidR="004E5CB9" w:rsidTr="004E5CB9">
        <w:trPr>
          <w:trHeight w:val="440"/>
          <w:tblHeader/>
        </w:trPr>
        <w:tc>
          <w:tcPr>
            <w:tcW w:w="1268" w:type="pct"/>
            <w:shd w:val="clear" w:color="4F81BD" w:fill="BFBFBF" w:themeFill="background1" w:themeFillShade="BF"/>
            <w:hideMark/>
          </w:tcPr>
          <w:p w:rsidR="004E5CB9" w:rsidRDefault="004E5CB9"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489" w:type="pct"/>
            <w:shd w:val="clear" w:color="4F81BD" w:fill="BFBFBF" w:themeFill="background1" w:themeFillShade="BF"/>
          </w:tcPr>
          <w:p w:rsidR="004E5CB9" w:rsidRDefault="004E5CB9" w:rsidP="00DC43F7">
            <w:pPr>
              <w:rPr>
                <w:rFonts w:ascii="Arial" w:hAnsi="Arial" w:cs="Arial"/>
                <w:b/>
                <w:bCs/>
                <w:color w:val="FFFFFF"/>
                <w:sz w:val="20"/>
                <w:szCs w:val="20"/>
              </w:rPr>
            </w:pPr>
            <w:r>
              <w:rPr>
                <w:rFonts w:ascii="Arial" w:hAnsi="Arial" w:cs="Arial"/>
                <w:b/>
                <w:bCs/>
                <w:color w:val="FFFFFF"/>
                <w:sz w:val="20"/>
                <w:szCs w:val="20"/>
              </w:rPr>
              <w:t>Phase</w:t>
            </w:r>
          </w:p>
        </w:tc>
        <w:tc>
          <w:tcPr>
            <w:tcW w:w="1308" w:type="pct"/>
            <w:shd w:val="clear" w:color="4F81BD" w:fill="BFBFBF" w:themeFill="background1" w:themeFillShade="BF"/>
            <w:hideMark/>
          </w:tcPr>
          <w:p w:rsidR="004E5CB9" w:rsidRDefault="004E5CB9"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1936" w:type="pct"/>
            <w:shd w:val="clear" w:color="4F81BD" w:fill="BFBFBF" w:themeFill="background1" w:themeFillShade="BF"/>
          </w:tcPr>
          <w:p w:rsidR="004E5CB9" w:rsidRDefault="004E5CB9"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4E5CB9" w:rsidTr="004E5CB9">
        <w:trPr>
          <w:trHeight w:val="781"/>
        </w:trPr>
        <w:tc>
          <w:tcPr>
            <w:tcW w:w="1268" w:type="pct"/>
            <w:shd w:val="clear" w:color="auto" w:fill="auto"/>
            <w:hideMark/>
          </w:tcPr>
          <w:p w:rsidR="004E5CB9" w:rsidRDefault="004E5CB9" w:rsidP="00375272">
            <w:pPr>
              <w:rPr>
                <w:rFonts w:ascii="Arial" w:hAnsi="Arial" w:cs="Arial"/>
                <w:color w:val="000000"/>
                <w:sz w:val="20"/>
                <w:szCs w:val="20"/>
              </w:rPr>
            </w:pPr>
            <w:r w:rsidRPr="00F06D12">
              <w:rPr>
                <w:rFonts w:ascii="Arial" w:hAnsi="Arial" w:cs="Arial"/>
                <w:color w:val="000000"/>
                <w:sz w:val="20"/>
                <w:szCs w:val="20"/>
              </w:rPr>
              <w:t>LYBR-UM-006</w:t>
            </w:r>
            <w:r>
              <w:rPr>
                <w:rFonts w:ascii="Arial" w:hAnsi="Arial" w:cs="Arial"/>
                <w:color w:val="000000"/>
                <w:sz w:val="20"/>
                <w:szCs w:val="20"/>
              </w:rPr>
              <w:t xml:space="preserve"> UM01 Unified Messaging must provide call coverage for Lync users in the PBX-replacement Pilot</w:t>
            </w:r>
          </w:p>
          <w:p w:rsidR="004E5CB9" w:rsidRDefault="004E5CB9" w:rsidP="00DC43F7">
            <w:pPr>
              <w:rPr>
                <w:rFonts w:ascii="Arial" w:hAnsi="Arial" w:cs="Arial"/>
                <w:color w:val="000000"/>
                <w:sz w:val="20"/>
                <w:szCs w:val="20"/>
              </w:rPr>
            </w:pPr>
          </w:p>
        </w:tc>
        <w:tc>
          <w:tcPr>
            <w:tcW w:w="489" w:type="pct"/>
          </w:tcPr>
          <w:p w:rsidR="004E5CB9" w:rsidRDefault="004E5CB9">
            <w:pPr>
              <w:rPr>
                <w:rFonts w:ascii="Arial" w:hAnsi="Arial" w:cs="Arial"/>
                <w:color w:val="000000"/>
                <w:sz w:val="20"/>
                <w:szCs w:val="20"/>
              </w:rPr>
            </w:pPr>
            <w:r>
              <w:rPr>
                <w:rFonts w:ascii="Arial" w:hAnsi="Arial" w:cs="Arial"/>
                <w:color w:val="000000"/>
                <w:sz w:val="20"/>
                <w:szCs w:val="20"/>
              </w:rPr>
              <w:t>1</w:t>
            </w:r>
          </w:p>
        </w:tc>
        <w:tc>
          <w:tcPr>
            <w:tcW w:w="1308" w:type="pct"/>
            <w:shd w:val="clear" w:color="auto" w:fill="auto"/>
            <w:hideMark/>
          </w:tcPr>
          <w:p w:rsidR="004E5CB9" w:rsidRDefault="004E5CB9">
            <w:pPr>
              <w:rPr>
                <w:ins w:id="289" w:author="Ally Ward" w:date="2012-11-02T14:17:00Z"/>
                <w:rFonts w:ascii="Arial" w:hAnsi="Arial" w:cs="Arial"/>
                <w:color w:val="000000"/>
                <w:sz w:val="20"/>
                <w:szCs w:val="20"/>
              </w:rPr>
            </w:pPr>
            <w:r>
              <w:rPr>
                <w:rFonts w:ascii="Arial" w:hAnsi="Arial" w:cs="Arial"/>
                <w:color w:val="000000"/>
                <w:sz w:val="20"/>
                <w:szCs w:val="20"/>
              </w:rPr>
              <w:t>LY-UM-001</w:t>
            </w:r>
          </w:p>
          <w:p w:rsidR="004E5CB9" w:rsidRDefault="004E5CB9">
            <w:pPr>
              <w:rPr>
                <w:rFonts w:ascii="Arial" w:hAnsi="Arial" w:cs="Arial"/>
                <w:color w:val="000000"/>
                <w:sz w:val="20"/>
                <w:szCs w:val="20"/>
              </w:rPr>
            </w:pPr>
          </w:p>
        </w:tc>
        <w:tc>
          <w:tcPr>
            <w:tcW w:w="1936" w:type="pct"/>
            <w:shd w:val="clear" w:color="auto" w:fill="auto"/>
            <w:hideMark/>
          </w:tcPr>
          <w:p w:rsidR="004E5CB9" w:rsidRDefault="004E5CB9">
            <w:pPr>
              <w:rPr>
                <w:ins w:id="290" w:author="Ally Ward" w:date="2012-11-02T14:17:00Z"/>
                <w:rFonts w:ascii="Arial" w:hAnsi="Arial" w:cs="Arial"/>
                <w:color w:val="000000"/>
                <w:sz w:val="20"/>
                <w:szCs w:val="20"/>
              </w:rPr>
            </w:pPr>
            <w:r>
              <w:rPr>
                <w:rFonts w:ascii="Arial" w:hAnsi="Arial" w:cs="Arial"/>
                <w:color w:val="000000"/>
                <w:sz w:val="20"/>
                <w:szCs w:val="20"/>
              </w:rPr>
              <w:t>PBX replacement call coverage</w:t>
            </w:r>
          </w:p>
          <w:p w:rsidR="004E5CB9" w:rsidRDefault="004E5CB9">
            <w:pPr>
              <w:rPr>
                <w:rFonts w:ascii="Arial" w:hAnsi="Arial" w:cs="Arial"/>
                <w:color w:val="000000"/>
                <w:sz w:val="20"/>
                <w:szCs w:val="20"/>
              </w:rPr>
            </w:pPr>
          </w:p>
        </w:tc>
      </w:tr>
    </w:tbl>
    <w:p w:rsidR="00DA0F75" w:rsidRDefault="00DA0F75" w:rsidP="000778B6">
      <w:pPr>
        <w:pStyle w:val="EYBodyText"/>
      </w:pPr>
    </w:p>
    <w:p w:rsidR="00DA0F75" w:rsidRDefault="00DA0F75" w:rsidP="00470C95">
      <w:pPr>
        <w:pStyle w:val="EYHeading3"/>
      </w:pPr>
      <w:bookmarkStart w:id="291" w:name="_Toc332218289"/>
      <w:r>
        <w:t>User requirements</w:t>
      </w:r>
      <w:bookmarkEnd w:id="291"/>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2235"/>
        <w:gridCol w:w="850"/>
        <w:gridCol w:w="2269"/>
        <w:gridCol w:w="4638"/>
      </w:tblGrid>
      <w:tr w:rsidR="00CD7D1C" w:rsidTr="00CD7D1C">
        <w:trPr>
          <w:trHeight w:val="440"/>
          <w:tblHeader/>
        </w:trPr>
        <w:tc>
          <w:tcPr>
            <w:tcW w:w="1118" w:type="pct"/>
            <w:shd w:val="clear" w:color="4F81BD" w:fill="BFBFBF" w:themeFill="background1" w:themeFillShade="BF"/>
            <w:hideMark/>
          </w:tcPr>
          <w:p w:rsidR="00CD7D1C" w:rsidRDefault="00CD7D1C" w:rsidP="00DC43F7">
            <w:pPr>
              <w:rPr>
                <w:rFonts w:ascii="Arial" w:hAnsi="Arial" w:cs="Arial"/>
                <w:b/>
                <w:bCs/>
                <w:color w:val="FFFFFF"/>
                <w:sz w:val="20"/>
                <w:szCs w:val="20"/>
              </w:rPr>
            </w:pPr>
            <w:r>
              <w:rPr>
                <w:rFonts w:ascii="Arial" w:hAnsi="Arial" w:cs="Arial"/>
                <w:b/>
                <w:bCs/>
                <w:color w:val="FFFFFF"/>
                <w:sz w:val="20"/>
                <w:szCs w:val="20"/>
              </w:rPr>
              <w:t>Vision and Scope Requirement Name</w:t>
            </w:r>
          </w:p>
        </w:tc>
        <w:tc>
          <w:tcPr>
            <w:tcW w:w="425" w:type="pct"/>
            <w:shd w:val="clear" w:color="4F81BD" w:fill="BFBFBF" w:themeFill="background1" w:themeFillShade="BF"/>
          </w:tcPr>
          <w:p w:rsidR="00CD7D1C" w:rsidRDefault="00CD7D1C" w:rsidP="00DC43F7">
            <w:pPr>
              <w:rPr>
                <w:rFonts w:ascii="Arial" w:hAnsi="Arial" w:cs="Arial"/>
                <w:b/>
                <w:bCs/>
                <w:color w:val="FFFFFF"/>
                <w:sz w:val="20"/>
                <w:szCs w:val="20"/>
              </w:rPr>
            </w:pPr>
            <w:r>
              <w:rPr>
                <w:rFonts w:ascii="Arial" w:hAnsi="Arial" w:cs="Arial"/>
                <w:b/>
                <w:bCs/>
                <w:color w:val="FFFFFF"/>
                <w:sz w:val="20"/>
                <w:szCs w:val="20"/>
              </w:rPr>
              <w:t>Phase</w:t>
            </w:r>
          </w:p>
        </w:tc>
        <w:tc>
          <w:tcPr>
            <w:tcW w:w="1135" w:type="pct"/>
            <w:shd w:val="clear" w:color="4F81BD" w:fill="BFBFBF" w:themeFill="background1" w:themeFillShade="BF"/>
            <w:hideMark/>
          </w:tcPr>
          <w:p w:rsidR="00CD7D1C" w:rsidRDefault="00CD7D1C" w:rsidP="00DC43F7">
            <w:pPr>
              <w:rPr>
                <w:rFonts w:ascii="Arial" w:hAnsi="Arial" w:cs="Arial"/>
                <w:b/>
                <w:bCs/>
                <w:color w:val="FFFFFF"/>
                <w:sz w:val="20"/>
                <w:szCs w:val="20"/>
              </w:rPr>
            </w:pPr>
            <w:r>
              <w:rPr>
                <w:rFonts w:ascii="Arial" w:hAnsi="Arial" w:cs="Arial"/>
                <w:b/>
                <w:bCs/>
                <w:color w:val="FFFFFF"/>
                <w:sz w:val="20"/>
                <w:szCs w:val="20"/>
              </w:rPr>
              <w:t>Traced Functional or Non-Functional Req ID</w:t>
            </w:r>
          </w:p>
        </w:tc>
        <w:tc>
          <w:tcPr>
            <w:tcW w:w="2321" w:type="pct"/>
            <w:shd w:val="clear" w:color="4F81BD" w:fill="BFBFBF" w:themeFill="background1" w:themeFillShade="BF"/>
          </w:tcPr>
          <w:p w:rsidR="00CD7D1C" w:rsidRDefault="00CD7D1C" w:rsidP="00DC43F7">
            <w:pPr>
              <w:rPr>
                <w:rFonts w:ascii="Arial" w:hAnsi="Arial" w:cs="Arial"/>
                <w:b/>
                <w:bCs/>
                <w:color w:val="FFFFFF"/>
                <w:sz w:val="20"/>
                <w:szCs w:val="20"/>
              </w:rPr>
            </w:pPr>
            <w:r>
              <w:rPr>
                <w:rFonts w:ascii="Arial" w:hAnsi="Arial" w:cs="Arial"/>
                <w:b/>
                <w:bCs/>
                <w:color w:val="FFFFFF"/>
                <w:sz w:val="20"/>
                <w:szCs w:val="20"/>
              </w:rPr>
              <w:t>Traced Functional or Non-Functional Req name</w:t>
            </w:r>
          </w:p>
        </w:tc>
      </w:tr>
      <w:tr w:rsidR="00CD7D1C" w:rsidTr="00CD7D1C">
        <w:trPr>
          <w:trHeight w:val="810"/>
        </w:trPr>
        <w:tc>
          <w:tcPr>
            <w:tcW w:w="1118" w:type="pct"/>
            <w:shd w:val="clear" w:color="auto" w:fill="auto"/>
            <w:hideMark/>
          </w:tcPr>
          <w:p w:rsidR="00CD7D1C" w:rsidRDefault="00CD7D1C">
            <w:pPr>
              <w:rPr>
                <w:rFonts w:ascii="Arial" w:hAnsi="Arial" w:cs="Arial"/>
                <w:color w:val="000000"/>
                <w:sz w:val="20"/>
                <w:szCs w:val="20"/>
              </w:rPr>
            </w:pPr>
            <w:r w:rsidRPr="00F06D12">
              <w:rPr>
                <w:rFonts w:ascii="Arial" w:hAnsi="Arial" w:cs="Arial"/>
                <w:color w:val="000000"/>
                <w:sz w:val="20"/>
                <w:szCs w:val="20"/>
              </w:rPr>
              <w:t>LYBR-CORE-001</w:t>
            </w:r>
            <w:r>
              <w:rPr>
                <w:rFonts w:ascii="Arial" w:hAnsi="Arial" w:cs="Arial"/>
                <w:color w:val="000000"/>
                <w:sz w:val="20"/>
                <w:szCs w:val="20"/>
              </w:rPr>
              <w:t xml:space="preserve"> UR01 Internal &amp; EYRC user access to Instant Messaging, presence, and conferencing </w:t>
            </w:r>
          </w:p>
        </w:tc>
        <w:tc>
          <w:tcPr>
            <w:tcW w:w="425" w:type="pct"/>
          </w:tcPr>
          <w:p w:rsidR="00CD7D1C" w:rsidRDefault="00CD7D1C" w:rsidP="000851CE">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hideMark/>
          </w:tcPr>
          <w:p w:rsidR="00CD7D1C" w:rsidRDefault="00CD7D1C" w:rsidP="000851CE">
            <w:pPr>
              <w:rPr>
                <w:rFonts w:ascii="Arial" w:hAnsi="Arial" w:cs="Arial"/>
                <w:color w:val="000000"/>
                <w:sz w:val="20"/>
                <w:szCs w:val="20"/>
              </w:rPr>
            </w:pPr>
            <w:r>
              <w:rPr>
                <w:rFonts w:ascii="Arial" w:hAnsi="Arial" w:cs="Arial"/>
                <w:color w:val="000000"/>
                <w:sz w:val="20"/>
                <w:szCs w:val="20"/>
              </w:rPr>
              <w:t>LY-IM-INT-001</w:t>
            </w:r>
          </w:p>
          <w:p w:rsidR="00CD7D1C" w:rsidRDefault="00CD7D1C" w:rsidP="000851CE">
            <w:pPr>
              <w:rPr>
                <w:rFonts w:ascii="Arial" w:hAnsi="Arial" w:cs="Arial"/>
                <w:color w:val="000000"/>
                <w:sz w:val="20"/>
                <w:szCs w:val="20"/>
              </w:rPr>
            </w:pPr>
            <w:r>
              <w:rPr>
                <w:rFonts w:ascii="Arial" w:hAnsi="Arial" w:cs="Arial"/>
                <w:color w:val="000000"/>
                <w:sz w:val="20"/>
                <w:szCs w:val="20"/>
              </w:rPr>
              <w:br/>
              <w:t>LY-IM-INT-003</w:t>
            </w:r>
          </w:p>
          <w:p w:rsidR="00CD7D1C" w:rsidRDefault="00CD7D1C" w:rsidP="000851CE">
            <w:pPr>
              <w:rPr>
                <w:rFonts w:ascii="Arial" w:hAnsi="Arial" w:cs="Arial"/>
                <w:color w:val="000000"/>
                <w:sz w:val="20"/>
                <w:szCs w:val="20"/>
              </w:rPr>
            </w:pPr>
            <w:r>
              <w:rPr>
                <w:rFonts w:ascii="Arial" w:hAnsi="Arial" w:cs="Arial"/>
                <w:color w:val="000000"/>
                <w:sz w:val="20"/>
                <w:szCs w:val="20"/>
              </w:rPr>
              <w:br/>
              <w:t>LY-IM-PARM-014</w:t>
            </w:r>
          </w:p>
          <w:p w:rsidR="00CD7D1C" w:rsidRDefault="00CD7D1C" w:rsidP="000851CE">
            <w:pPr>
              <w:rPr>
                <w:rFonts w:ascii="Arial" w:hAnsi="Arial" w:cs="Arial"/>
                <w:color w:val="000000"/>
                <w:sz w:val="20"/>
                <w:szCs w:val="20"/>
              </w:rPr>
            </w:pPr>
            <w:r>
              <w:rPr>
                <w:rFonts w:ascii="Arial" w:hAnsi="Arial" w:cs="Arial"/>
                <w:color w:val="000000"/>
                <w:sz w:val="20"/>
                <w:szCs w:val="20"/>
              </w:rPr>
              <w:br/>
              <w:t>LY-WC-INT-001</w:t>
            </w:r>
          </w:p>
          <w:p w:rsidR="00CD7D1C" w:rsidRDefault="00CD7D1C" w:rsidP="000851CE">
            <w:pPr>
              <w:rPr>
                <w:rFonts w:ascii="Arial" w:hAnsi="Arial" w:cs="Arial"/>
                <w:color w:val="000000"/>
                <w:sz w:val="20"/>
                <w:szCs w:val="20"/>
              </w:rPr>
            </w:pPr>
            <w:r>
              <w:rPr>
                <w:rFonts w:ascii="Arial" w:hAnsi="Arial" w:cs="Arial"/>
                <w:color w:val="000000"/>
                <w:sz w:val="20"/>
                <w:szCs w:val="20"/>
              </w:rPr>
              <w:br/>
              <w:t>LY-WC-EXT-003</w:t>
            </w:r>
          </w:p>
        </w:tc>
        <w:tc>
          <w:tcPr>
            <w:tcW w:w="2321"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Initiate an email from an EY correspondent’s business card</w:t>
            </w:r>
            <w:r>
              <w:rPr>
                <w:rFonts w:ascii="Arial" w:hAnsi="Arial" w:cs="Arial"/>
                <w:color w:val="000000"/>
                <w:sz w:val="20"/>
                <w:szCs w:val="20"/>
              </w:rPr>
              <w:br/>
              <w:t>Initiate a one-to-one IM chat session with another EY user by clicking on his business card</w:t>
            </w:r>
            <w:r>
              <w:rPr>
                <w:rFonts w:ascii="Arial" w:hAnsi="Arial" w:cs="Arial"/>
                <w:color w:val="000000"/>
                <w:sz w:val="20"/>
                <w:szCs w:val="20"/>
              </w:rPr>
              <w:br/>
              <w:t>Show presence information from Outlook when Outlook is installed</w:t>
            </w:r>
            <w:r>
              <w:rPr>
                <w:rFonts w:ascii="Arial" w:hAnsi="Arial" w:cs="Arial"/>
                <w:color w:val="000000"/>
                <w:sz w:val="20"/>
                <w:szCs w:val="20"/>
              </w:rPr>
              <w:br/>
              <w:t xml:space="preserve">Initiate an internal web conference with other EY IM correspondents </w:t>
            </w:r>
            <w:r>
              <w:rPr>
                <w:rFonts w:ascii="Arial" w:hAnsi="Arial" w:cs="Arial"/>
                <w:color w:val="000000"/>
                <w:sz w:val="20"/>
                <w:szCs w:val="20"/>
              </w:rPr>
              <w:br/>
              <w:t>External participants able to join web conferences hosted by EY users on Lync</w:t>
            </w:r>
          </w:p>
        </w:tc>
      </w:tr>
      <w:tr w:rsidR="00CD7D1C" w:rsidTr="00CD7D1C">
        <w:trPr>
          <w:trHeight w:val="682"/>
        </w:trPr>
        <w:tc>
          <w:tcPr>
            <w:tcW w:w="1118" w:type="pct"/>
            <w:shd w:val="clear" w:color="auto" w:fill="auto"/>
            <w:hideMark/>
          </w:tcPr>
          <w:p w:rsidR="00CD7D1C" w:rsidRDefault="00CD7D1C">
            <w:pPr>
              <w:rPr>
                <w:rFonts w:ascii="Arial" w:hAnsi="Arial" w:cs="Arial"/>
                <w:color w:val="000000"/>
                <w:sz w:val="20"/>
                <w:szCs w:val="20"/>
              </w:rPr>
            </w:pPr>
            <w:r w:rsidRPr="00F06D12">
              <w:rPr>
                <w:rFonts w:ascii="Arial" w:hAnsi="Arial" w:cs="Arial"/>
                <w:color w:val="000000"/>
                <w:sz w:val="20"/>
                <w:szCs w:val="20"/>
              </w:rPr>
              <w:t>LYBR-CORE-002</w:t>
            </w:r>
            <w:r>
              <w:rPr>
                <w:rFonts w:ascii="Arial" w:hAnsi="Arial" w:cs="Arial"/>
                <w:color w:val="000000"/>
                <w:sz w:val="20"/>
                <w:szCs w:val="20"/>
              </w:rPr>
              <w:t xml:space="preserve"> UR02 Remote EY user access to IM, presence, and conferencing from outside the corporate network via Edge (Remote Access) </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LY-RA-WEBREM-001</w:t>
            </w:r>
            <w:r>
              <w:rPr>
                <w:rFonts w:ascii="Arial" w:hAnsi="Arial" w:cs="Arial"/>
                <w:color w:val="000000"/>
                <w:sz w:val="20"/>
                <w:szCs w:val="20"/>
              </w:rPr>
              <w:br/>
              <w:t>LY-RA-WEBREM-002</w:t>
            </w:r>
            <w:r>
              <w:rPr>
                <w:rFonts w:ascii="Arial" w:hAnsi="Arial" w:cs="Arial"/>
                <w:color w:val="000000"/>
                <w:sz w:val="20"/>
                <w:szCs w:val="20"/>
              </w:rPr>
              <w:br/>
              <w:t>LY-WC-EXT-003</w:t>
            </w:r>
          </w:p>
        </w:tc>
        <w:tc>
          <w:tcPr>
            <w:tcW w:w="2321"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New Joiner profile  - EYRC</w:t>
            </w:r>
            <w:r>
              <w:rPr>
                <w:rFonts w:ascii="Arial" w:hAnsi="Arial" w:cs="Arial"/>
                <w:color w:val="000000"/>
                <w:sz w:val="20"/>
                <w:szCs w:val="20"/>
              </w:rPr>
              <w:br/>
              <w:t>Remote Lync web access to meetings</w:t>
            </w:r>
            <w:r>
              <w:rPr>
                <w:rFonts w:ascii="Arial" w:hAnsi="Arial" w:cs="Arial"/>
                <w:color w:val="000000"/>
                <w:sz w:val="20"/>
                <w:szCs w:val="20"/>
              </w:rPr>
              <w:br/>
              <w:t>External participants able to join web conferences hosted by EY users on Lync</w:t>
            </w:r>
          </w:p>
        </w:tc>
      </w:tr>
      <w:tr w:rsidR="00CD7D1C" w:rsidTr="00CD7D1C">
        <w:trPr>
          <w:trHeight w:val="692"/>
        </w:trPr>
        <w:tc>
          <w:tcPr>
            <w:tcW w:w="1118" w:type="pct"/>
            <w:shd w:val="clear" w:color="auto" w:fill="auto"/>
            <w:hideMark/>
          </w:tcPr>
          <w:p w:rsidR="00CD7D1C" w:rsidRDefault="00CD7D1C">
            <w:pPr>
              <w:rPr>
                <w:rFonts w:ascii="Arial" w:hAnsi="Arial" w:cs="Arial"/>
                <w:color w:val="000000"/>
                <w:sz w:val="20"/>
                <w:szCs w:val="20"/>
              </w:rPr>
            </w:pPr>
            <w:r w:rsidRPr="00F06D12">
              <w:rPr>
                <w:rFonts w:ascii="Arial" w:hAnsi="Arial" w:cs="Arial"/>
                <w:color w:val="000000"/>
                <w:sz w:val="20"/>
                <w:szCs w:val="20"/>
              </w:rPr>
              <w:t>LYBR-IM-FED-001</w:t>
            </w:r>
            <w:r>
              <w:rPr>
                <w:rFonts w:ascii="Arial" w:hAnsi="Arial" w:cs="Arial"/>
                <w:color w:val="000000"/>
                <w:sz w:val="20"/>
                <w:szCs w:val="20"/>
              </w:rPr>
              <w:t xml:space="preserve"> UR03 User IM connectivity to directly Federated (via Edge) partners (Microsoft, IBM in Phase 1, others in later phases as approved by legal)</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LY-IM-FED-001</w:t>
            </w:r>
          </w:p>
        </w:tc>
        <w:tc>
          <w:tcPr>
            <w:tcW w:w="2321"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 xml:space="preserve"> Lync IM for authorized federated partners IBM &amp; Microsoft &amp; AT&amp;T.</w:t>
            </w:r>
          </w:p>
        </w:tc>
      </w:tr>
      <w:tr w:rsidR="00CD7D1C" w:rsidTr="00CD7D1C">
        <w:trPr>
          <w:trHeight w:val="953"/>
        </w:trPr>
        <w:tc>
          <w:tcPr>
            <w:tcW w:w="1118" w:type="pct"/>
            <w:shd w:val="clear" w:color="auto" w:fill="auto"/>
            <w:hideMark/>
          </w:tcPr>
          <w:p w:rsidR="00CD7D1C" w:rsidRDefault="00CD7D1C">
            <w:pPr>
              <w:rPr>
                <w:rFonts w:ascii="Arial" w:hAnsi="Arial" w:cs="Arial"/>
                <w:color w:val="000000"/>
                <w:sz w:val="20"/>
                <w:szCs w:val="20"/>
              </w:rPr>
            </w:pPr>
            <w:r w:rsidRPr="00F06D12">
              <w:rPr>
                <w:rFonts w:ascii="Arial" w:hAnsi="Arial" w:cs="Arial"/>
                <w:color w:val="000000"/>
                <w:sz w:val="20"/>
                <w:szCs w:val="20"/>
              </w:rPr>
              <w:t>LYBR-CE-EXCHOUT-002</w:t>
            </w:r>
            <w:r>
              <w:rPr>
                <w:rFonts w:ascii="Arial" w:hAnsi="Arial" w:cs="Arial"/>
                <w:color w:val="000000"/>
                <w:sz w:val="20"/>
                <w:szCs w:val="20"/>
              </w:rPr>
              <w:t xml:space="preserve"> UR04 Presence and click-to Integration with SharePoint 2010 and Office 2007 and Office 2010 for enabled users</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No traced requirements</w:t>
            </w:r>
          </w:p>
        </w:tc>
        <w:tc>
          <w:tcPr>
            <w:tcW w:w="2321"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Requirement belongs to integrated apps – not Lync</w:t>
            </w:r>
          </w:p>
          <w:p w:rsidR="00CD7D1C" w:rsidRDefault="00CD7D1C">
            <w:pPr>
              <w:rPr>
                <w:rFonts w:ascii="Arial" w:hAnsi="Arial" w:cs="Arial"/>
                <w:color w:val="000000"/>
                <w:sz w:val="20"/>
                <w:szCs w:val="20"/>
              </w:rPr>
            </w:pPr>
            <w:r>
              <w:rPr>
                <w:rFonts w:ascii="Arial" w:hAnsi="Arial" w:cs="Arial"/>
                <w:color w:val="000000"/>
                <w:sz w:val="20"/>
                <w:szCs w:val="20"/>
              </w:rPr>
              <w:t>Expect this to be delivered once integrated apps are delivered to the same environment as Lync.</w:t>
            </w:r>
          </w:p>
        </w:tc>
      </w:tr>
      <w:tr w:rsidR="00CD7D1C" w:rsidTr="00CD7D1C">
        <w:trPr>
          <w:trHeight w:val="425"/>
        </w:trPr>
        <w:tc>
          <w:tcPr>
            <w:tcW w:w="1118" w:type="pct"/>
            <w:shd w:val="clear" w:color="auto" w:fill="auto"/>
            <w:hideMark/>
          </w:tcPr>
          <w:p w:rsidR="00CD7D1C" w:rsidRDefault="00CD7D1C">
            <w:pPr>
              <w:rPr>
                <w:rFonts w:ascii="Arial" w:hAnsi="Arial" w:cs="Arial"/>
                <w:color w:val="000000"/>
                <w:sz w:val="20"/>
                <w:szCs w:val="20"/>
              </w:rPr>
            </w:pPr>
            <w:r w:rsidRPr="00F06D12">
              <w:rPr>
                <w:rFonts w:ascii="Arial" w:hAnsi="Arial" w:cs="Arial"/>
                <w:color w:val="000000"/>
                <w:sz w:val="20"/>
                <w:szCs w:val="20"/>
              </w:rPr>
              <w:t>LYBR-CORE-003</w:t>
            </w:r>
            <w:r>
              <w:rPr>
                <w:rFonts w:ascii="Arial" w:hAnsi="Arial" w:cs="Arial"/>
                <w:color w:val="000000"/>
                <w:sz w:val="20"/>
                <w:szCs w:val="20"/>
              </w:rPr>
              <w:t xml:space="preserve"> UR05 Core Lync services: Desktop Sharing, Lync-to-Lync A/V, Ad-hoc Web and AV Conferencing, File Transfer</w:t>
            </w:r>
          </w:p>
        </w:tc>
        <w:tc>
          <w:tcPr>
            <w:tcW w:w="425" w:type="pct"/>
          </w:tcPr>
          <w:p w:rsidR="00CD7D1C" w:rsidRDefault="00CD7D1C" w:rsidP="000851CE">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hideMark/>
          </w:tcPr>
          <w:p w:rsidR="00CD7D1C" w:rsidRDefault="00CD7D1C" w:rsidP="000851CE">
            <w:pPr>
              <w:rPr>
                <w:rFonts w:ascii="Arial" w:hAnsi="Arial" w:cs="Arial"/>
                <w:color w:val="000000"/>
                <w:sz w:val="20"/>
                <w:szCs w:val="20"/>
              </w:rPr>
            </w:pPr>
            <w:r>
              <w:rPr>
                <w:rFonts w:ascii="Arial" w:hAnsi="Arial" w:cs="Arial"/>
                <w:color w:val="000000"/>
                <w:sz w:val="20"/>
                <w:szCs w:val="20"/>
              </w:rPr>
              <w:t>LY-IM-INT-009</w:t>
            </w:r>
            <w:r>
              <w:rPr>
                <w:rFonts w:ascii="Arial" w:hAnsi="Arial" w:cs="Arial"/>
                <w:color w:val="000000"/>
                <w:sz w:val="20"/>
                <w:szCs w:val="20"/>
              </w:rPr>
              <w:br/>
              <w:t>LY-NF-AVAIL-003</w:t>
            </w:r>
            <w:r>
              <w:rPr>
                <w:rFonts w:ascii="Arial" w:hAnsi="Arial" w:cs="Arial"/>
                <w:color w:val="000000"/>
                <w:sz w:val="20"/>
                <w:szCs w:val="20"/>
              </w:rPr>
              <w:br/>
              <w:t>LY-SEC-PARM-001</w:t>
            </w:r>
            <w:r>
              <w:rPr>
                <w:rFonts w:ascii="Arial" w:hAnsi="Arial" w:cs="Arial"/>
                <w:color w:val="000000"/>
                <w:sz w:val="20"/>
                <w:szCs w:val="20"/>
              </w:rPr>
              <w:br/>
              <w:t>LY-WC-INT-004</w:t>
            </w:r>
            <w:r>
              <w:rPr>
                <w:rFonts w:ascii="Arial" w:hAnsi="Arial" w:cs="Arial"/>
                <w:color w:val="000000"/>
                <w:sz w:val="20"/>
                <w:szCs w:val="20"/>
              </w:rPr>
              <w:br/>
              <w:t>LY-WC-EXT-001</w:t>
            </w:r>
          </w:p>
        </w:tc>
        <w:tc>
          <w:tcPr>
            <w:tcW w:w="2321" w:type="pct"/>
            <w:shd w:val="clear" w:color="auto" w:fill="auto"/>
            <w:hideMark/>
          </w:tcPr>
          <w:p w:rsidR="00CD7D1C" w:rsidRDefault="00CD7D1C">
            <w:pPr>
              <w:rPr>
                <w:rFonts w:ascii="Arial" w:hAnsi="Arial" w:cs="Arial"/>
                <w:color w:val="000000"/>
                <w:sz w:val="20"/>
                <w:szCs w:val="20"/>
              </w:rPr>
            </w:pPr>
            <w:r>
              <w:rPr>
                <w:rFonts w:ascii="Arial" w:hAnsi="Arial" w:cs="Arial"/>
                <w:color w:val="000000"/>
                <w:sz w:val="20"/>
                <w:szCs w:val="20"/>
              </w:rPr>
              <w:t>Enable internal desktop sharing between 2 or more internal EY correspondents</w:t>
            </w:r>
            <w:r>
              <w:rPr>
                <w:rFonts w:ascii="Arial" w:hAnsi="Arial" w:cs="Arial"/>
                <w:color w:val="000000"/>
                <w:sz w:val="20"/>
                <w:szCs w:val="20"/>
              </w:rPr>
              <w:br/>
              <w:t>Prohibit the internal transfer via IM of files greater than 15MB</w:t>
            </w:r>
            <w:r>
              <w:rPr>
                <w:rFonts w:ascii="Arial" w:hAnsi="Arial" w:cs="Arial"/>
                <w:color w:val="000000"/>
                <w:sz w:val="20"/>
                <w:szCs w:val="20"/>
              </w:rPr>
              <w:br/>
              <w:t>Black list for file transfer</w:t>
            </w:r>
            <w:r>
              <w:rPr>
                <w:rFonts w:ascii="Arial" w:hAnsi="Arial" w:cs="Arial"/>
                <w:color w:val="000000"/>
                <w:sz w:val="20"/>
                <w:szCs w:val="20"/>
              </w:rPr>
              <w:br/>
              <w:t>Ability to add audio-conferencing information into a web conferencing invite</w:t>
            </w:r>
            <w:r>
              <w:rPr>
                <w:rFonts w:ascii="Arial" w:hAnsi="Arial" w:cs="Arial"/>
                <w:color w:val="000000"/>
                <w:sz w:val="20"/>
                <w:szCs w:val="20"/>
              </w:rPr>
              <w:br/>
              <w:t>Integration of audio &amp; video functionality when conferencing with internal correspondents</w:t>
            </w:r>
          </w:p>
        </w:tc>
      </w:tr>
      <w:tr w:rsidR="00CD7D1C" w:rsidTr="00CD7D1C">
        <w:trPr>
          <w:trHeight w:val="721"/>
        </w:trPr>
        <w:tc>
          <w:tcPr>
            <w:tcW w:w="1118" w:type="pct"/>
            <w:shd w:val="clear" w:color="auto" w:fill="auto"/>
          </w:tcPr>
          <w:p w:rsidR="00CD7D1C" w:rsidRDefault="00CD7D1C">
            <w:pPr>
              <w:rPr>
                <w:rFonts w:ascii="Arial" w:hAnsi="Arial" w:cs="Arial"/>
                <w:color w:val="000000"/>
                <w:sz w:val="20"/>
                <w:szCs w:val="20"/>
              </w:rPr>
            </w:pPr>
            <w:r w:rsidRPr="00F06D12">
              <w:rPr>
                <w:rFonts w:ascii="Arial" w:hAnsi="Arial" w:cs="Arial"/>
                <w:color w:val="000000"/>
                <w:sz w:val="20"/>
                <w:szCs w:val="20"/>
              </w:rPr>
              <w:t>LYBR-VC-FV-001</w:t>
            </w:r>
            <w:r>
              <w:rPr>
                <w:rFonts w:ascii="Arial" w:hAnsi="Arial" w:cs="Arial"/>
                <w:color w:val="000000"/>
                <w:sz w:val="20"/>
                <w:szCs w:val="20"/>
              </w:rPr>
              <w:t xml:space="preserve"> UR08 Ability to share A/V media with Federated partners </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LY-VC-FV-001</w:t>
            </w:r>
          </w:p>
        </w:tc>
        <w:tc>
          <w:tcPr>
            <w:tcW w:w="2321"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 xml:space="preserve">Ability to share A/V media with Federated partners </w:t>
            </w:r>
          </w:p>
        </w:tc>
      </w:tr>
      <w:tr w:rsidR="00CD7D1C" w:rsidTr="00CD7D1C">
        <w:trPr>
          <w:trHeight w:val="721"/>
        </w:trPr>
        <w:tc>
          <w:tcPr>
            <w:tcW w:w="1118" w:type="pct"/>
            <w:shd w:val="clear" w:color="auto" w:fill="auto"/>
          </w:tcPr>
          <w:p w:rsidR="00CD7D1C" w:rsidRDefault="00CD7D1C">
            <w:pPr>
              <w:rPr>
                <w:rFonts w:ascii="Arial" w:hAnsi="Arial" w:cs="Arial"/>
                <w:color w:val="000000"/>
                <w:sz w:val="20"/>
                <w:szCs w:val="20"/>
              </w:rPr>
            </w:pPr>
            <w:r w:rsidRPr="00F06D12">
              <w:rPr>
                <w:rFonts w:ascii="Arial" w:hAnsi="Arial" w:cs="Arial"/>
                <w:color w:val="000000"/>
                <w:sz w:val="20"/>
                <w:szCs w:val="20"/>
              </w:rPr>
              <w:t>LYBR-CORE-004</w:t>
            </w:r>
            <w:r>
              <w:rPr>
                <w:rFonts w:ascii="Arial" w:hAnsi="Arial" w:cs="Arial"/>
                <w:color w:val="000000"/>
                <w:sz w:val="20"/>
                <w:szCs w:val="20"/>
              </w:rPr>
              <w:t xml:space="preserve"> UR11 User must be able to click a number displayed in an Office Integrated application or a displayed contact and initiate a voice call</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LY-VT-OD-001</w:t>
            </w:r>
          </w:p>
          <w:p w:rsidR="00CD7D1C" w:rsidRDefault="00CD7D1C">
            <w:pPr>
              <w:rPr>
                <w:rFonts w:ascii="Arial" w:hAnsi="Arial" w:cs="Arial"/>
                <w:color w:val="000000"/>
                <w:sz w:val="20"/>
                <w:szCs w:val="20"/>
              </w:rPr>
            </w:pPr>
            <w:r>
              <w:rPr>
                <w:rFonts w:ascii="Arial" w:hAnsi="Arial" w:cs="Arial"/>
                <w:color w:val="000000"/>
                <w:sz w:val="20"/>
                <w:szCs w:val="20"/>
              </w:rPr>
              <w:t>LY-VT-OD-004</w:t>
            </w:r>
          </w:p>
        </w:tc>
        <w:tc>
          <w:tcPr>
            <w:tcW w:w="2321"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Call a correspondent's phone number by clicking on the telephone icon</w:t>
            </w:r>
          </w:p>
          <w:p w:rsidR="00CD7D1C" w:rsidRDefault="00CD7D1C">
            <w:pPr>
              <w:rPr>
                <w:rFonts w:ascii="Arial" w:hAnsi="Arial" w:cs="Arial"/>
                <w:color w:val="000000"/>
                <w:sz w:val="20"/>
                <w:szCs w:val="20"/>
              </w:rPr>
            </w:pPr>
            <w:r w:rsidRPr="000A56A9">
              <w:rPr>
                <w:rFonts w:ascii="Arial" w:hAnsi="Arial" w:cs="Arial"/>
                <w:color w:val="000000"/>
                <w:sz w:val="20"/>
                <w:szCs w:val="20"/>
              </w:rPr>
              <w:t>Phone from integrated apps</w:t>
            </w:r>
          </w:p>
        </w:tc>
      </w:tr>
      <w:tr w:rsidR="00CD7D1C" w:rsidTr="00CD7D1C">
        <w:trPr>
          <w:trHeight w:val="721"/>
        </w:trPr>
        <w:tc>
          <w:tcPr>
            <w:tcW w:w="1118" w:type="pct"/>
            <w:shd w:val="clear" w:color="auto" w:fill="auto"/>
          </w:tcPr>
          <w:p w:rsidR="00CD7D1C" w:rsidRDefault="00CD7D1C">
            <w:pPr>
              <w:rPr>
                <w:rFonts w:ascii="Arial" w:hAnsi="Arial" w:cs="Arial"/>
                <w:color w:val="000000"/>
                <w:sz w:val="20"/>
                <w:szCs w:val="20"/>
              </w:rPr>
            </w:pPr>
            <w:r w:rsidRPr="00F06D12">
              <w:rPr>
                <w:rFonts w:ascii="Arial" w:hAnsi="Arial" w:cs="Arial"/>
                <w:color w:val="000000"/>
                <w:sz w:val="20"/>
                <w:szCs w:val="20"/>
              </w:rPr>
              <w:t xml:space="preserve">LYBR-VT-LL-001 </w:t>
            </w:r>
            <w:r>
              <w:rPr>
                <w:rFonts w:ascii="Arial" w:hAnsi="Arial" w:cs="Arial"/>
                <w:color w:val="000000"/>
                <w:sz w:val="20"/>
                <w:szCs w:val="20"/>
              </w:rPr>
              <w:t>UR13 Users must have an available local call log to view recent calls (inbound, outbound, missed, etc.)</w:t>
            </w:r>
          </w:p>
        </w:tc>
        <w:tc>
          <w:tcPr>
            <w:tcW w:w="425" w:type="pct"/>
          </w:tcPr>
          <w:p w:rsidR="00CD7D1C" w:rsidRDefault="00CD7D1C" w:rsidP="000851CE">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rsidP="000851CE">
            <w:pPr>
              <w:rPr>
                <w:rFonts w:ascii="Arial" w:hAnsi="Arial" w:cs="Arial"/>
                <w:color w:val="000000"/>
                <w:sz w:val="20"/>
                <w:szCs w:val="20"/>
              </w:rPr>
            </w:pPr>
            <w:r>
              <w:rPr>
                <w:rFonts w:ascii="Arial" w:hAnsi="Arial" w:cs="Arial"/>
                <w:color w:val="000000"/>
                <w:sz w:val="20"/>
                <w:szCs w:val="20"/>
              </w:rPr>
              <w:t>LY-VT-PARM-003</w:t>
            </w:r>
          </w:p>
        </w:tc>
        <w:tc>
          <w:tcPr>
            <w:tcW w:w="2321"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Enable Call Log Auto Archiving</w:t>
            </w:r>
          </w:p>
        </w:tc>
      </w:tr>
      <w:tr w:rsidR="00CD7D1C" w:rsidTr="00CD7D1C">
        <w:trPr>
          <w:trHeight w:val="721"/>
        </w:trPr>
        <w:tc>
          <w:tcPr>
            <w:tcW w:w="1118" w:type="pct"/>
            <w:shd w:val="clear" w:color="auto" w:fill="auto"/>
          </w:tcPr>
          <w:p w:rsidR="00CD7D1C" w:rsidRDefault="00CD7D1C">
            <w:pPr>
              <w:rPr>
                <w:rFonts w:ascii="Arial" w:hAnsi="Arial" w:cs="Arial"/>
                <w:color w:val="000000"/>
                <w:sz w:val="20"/>
                <w:szCs w:val="20"/>
              </w:rPr>
            </w:pPr>
            <w:r w:rsidRPr="00AB4690">
              <w:rPr>
                <w:rFonts w:ascii="Arial" w:hAnsi="Arial" w:cs="Arial"/>
                <w:color w:val="000000"/>
                <w:sz w:val="20"/>
                <w:szCs w:val="20"/>
              </w:rPr>
              <w:t xml:space="preserve">LYBR-IM-FED-002 </w:t>
            </w:r>
            <w:r>
              <w:rPr>
                <w:rFonts w:ascii="Arial" w:hAnsi="Arial" w:cs="Arial"/>
                <w:color w:val="000000"/>
                <w:sz w:val="20"/>
                <w:szCs w:val="20"/>
              </w:rPr>
              <w:t>UR17 External user access to IM, presence, and conferencing from outside the corporate network via Edge (Remote Access)  for all enabled users</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LY-WC-EXT-003</w:t>
            </w:r>
            <w:r>
              <w:rPr>
                <w:rFonts w:ascii="Arial" w:hAnsi="Arial" w:cs="Arial"/>
                <w:color w:val="000000"/>
                <w:sz w:val="20"/>
                <w:szCs w:val="20"/>
              </w:rPr>
              <w:br/>
              <w:t>LY-RA-WEBREM-001</w:t>
            </w:r>
          </w:p>
        </w:tc>
        <w:tc>
          <w:tcPr>
            <w:tcW w:w="2321"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External participants able to join web conferences hosted by EY users on Lync</w:t>
            </w:r>
            <w:r>
              <w:rPr>
                <w:rFonts w:ascii="Arial" w:hAnsi="Arial" w:cs="Arial"/>
                <w:color w:val="000000"/>
                <w:sz w:val="20"/>
                <w:szCs w:val="20"/>
              </w:rPr>
              <w:br/>
              <w:t>New Joiner profile  - EYRC</w:t>
            </w:r>
          </w:p>
        </w:tc>
      </w:tr>
      <w:tr w:rsidR="00CD7D1C" w:rsidTr="00CD7D1C">
        <w:trPr>
          <w:trHeight w:val="721"/>
        </w:trPr>
        <w:tc>
          <w:tcPr>
            <w:tcW w:w="1118" w:type="pct"/>
            <w:shd w:val="clear" w:color="auto" w:fill="auto"/>
          </w:tcPr>
          <w:p w:rsidR="00CD7D1C" w:rsidRDefault="00CD7D1C">
            <w:pPr>
              <w:rPr>
                <w:rFonts w:ascii="Arial" w:hAnsi="Arial" w:cs="Arial"/>
                <w:color w:val="000000"/>
                <w:sz w:val="20"/>
                <w:szCs w:val="20"/>
              </w:rPr>
            </w:pPr>
            <w:r w:rsidRPr="00AB4690">
              <w:rPr>
                <w:rFonts w:ascii="Arial" w:hAnsi="Arial" w:cs="Arial"/>
                <w:color w:val="000000"/>
                <w:sz w:val="20"/>
                <w:szCs w:val="20"/>
              </w:rPr>
              <w:t xml:space="preserve">LYBR-VT-AUDIO-002 </w:t>
            </w:r>
            <w:r>
              <w:rPr>
                <w:rFonts w:ascii="Arial" w:hAnsi="Arial" w:cs="Arial"/>
                <w:color w:val="000000"/>
                <w:sz w:val="20"/>
                <w:szCs w:val="20"/>
              </w:rPr>
              <w:t>UR30 Ability to add audio-conferencing information (dial-in numbers) into a web conferencing invite</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LY-WC-INT-004</w:t>
            </w:r>
          </w:p>
        </w:tc>
        <w:tc>
          <w:tcPr>
            <w:tcW w:w="2321"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Ability to add audio-conferencing information into a web conferencing invite</w:t>
            </w:r>
          </w:p>
        </w:tc>
      </w:tr>
      <w:tr w:rsidR="00CD7D1C" w:rsidTr="00CD7D1C">
        <w:trPr>
          <w:trHeight w:val="721"/>
        </w:trPr>
        <w:tc>
          <w:tcPr>
            <w:tcW w:w="1118" w:type="pct"/>
            <w:shd w:val="clear" w:color="auto" w:fill="auto"/>
          </w:tcPr>
          <w:p w:rsidR="00CD7D1C" w:rsidRDefault="00CD7D1C">
            <w:pPr>
              <w:rPr>
                <w:rFonts w:ascii="Arial" w:hAnsi="Arial" w:cs="Arial"/>
                <w:color w:val="000000"/>
                <w:sz w:val="20"/>
                <w:szCs w:val="20"/>
              </w:rPr>
            </w:pPr>
            <w:r w:rsidRPr="00AB4690">
              <w:rPr>
                <w:rFonts w:ascii="Arial" w:hAnsi="Arial" w:cs="Arial"/>
                <w:color w:val="000000"/>
                <w:sz w:val="20"/>
                <w:szCs w:val="20"/>
              </w:rPr>
              <w:t xml:space="preserve">LYBR-VT-PBX-017 </w:t>
            </w:r>
            <w:r>
              <w:rPr>
                <w:rFonts w:ascii="Arial" w:hAnsi="Arial" w:cs="Arial"/>
                <w:color w:val="000000"/>
                <w:sz w:val="20"/>
                <w:szCs w:val="20"/>
              </w:rPr>
              <w:t>UR34 Supported use of short-dial code for localized global services (Americas Help Desk vs. EMEA Help Desk)</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LY-VT-PBX-002</w:t>
            </w:r>
          </w:p>
        </w:tc>
        <w:tc>
          <w:tcPr>
            <w:tcW w:w="2321"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Short-Dial Codes</w:t>
            </w:r>
          </w:p>
        </w:tc>
      </w:tr>
      <w:tr w:rsidR="00CD7D1C" w:rsidTr="00CD7D1C">
        <w:trPr>
          <w:trHeight w:val="721"/>
        </w:trPr>
        <w:tc>
          <w:tcPr>
            <w:tcW w:w="1118" w:type="pct"/>
            <w:shd w:val="clear" w:color="auto" w:fill="auto"/>
          </w:tcPr>
          <w:p w:rsidR="00CD7D1C" w:rsidRDefault="00CD7D1C">
            <w:pPr>
              <w:rPr>
                <w:rFonts w:ascii="Arial" w:hAnsi="Arial" w:cs="Arial"/>
                <w:color w:val="000000"/>
                <w:sz w:val="20"/>
                <w:szCs w:val="20"/>
              </w:rPr>
            </w:pPr>
            <w:r w:rsidRPr="00AB4690">
              <w:rPr>
                <w:rFonts w:ascii="Arial" w:hAnsi="Arial" w:cs="Arial"/>
                <w:color w:val="000000"/>
                <w:sz w:val="20"/>
                <w:szCs w:val="20"/>
              </w:rPr>
              <w:t xml:space="preserve">LYBR-VT-PBX-018 </w:t>
            </w:r>
            <w:r>
              <w:rPr>
                <w:rFonts w:ascii="Arial" w:hAnsi="Arial" w:cs="Arial"/>
                <w:color w:val="000000"/>
                <w:sz w:val="20"/>
                <w:szCs w:val="20"/>
              </w:rPr>
              <w:t>UR35 Supported use of physical devices for Enterprise Voice users</w:t>
            </w: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LY-VT-PBX-001</w:t>
            </w:r>
          </w:p>
        </w:tc>
        <w:tc>
          <w:tcPr>
            <w:tcW w:w="2321" w:type="pct"/>
            <w:shd w:val="clear" w:color="auto" w:fill="auto"/>
          </w:tcPr>
          <w:p w:rsidR="00CD7D1C" w:rsidRDefault="00CD7D1C">
            <w:pPr>
              <w:rPr>
                <w:rFonts w:ascii="Arial" w:hAnsi="Arial" w:cs="Arial"/>
                <w:color w:val="000000"/>
                <w:sz w:val="20"/>
                <w:szCs w:val="20"/>
              </w:rPr>
            </w:pPr>
            <w:r w:rsidRPr="00DA0F75">
              <w:rPr>
                <w:rFonts w:ascii="Arial" w:hAnsi="Arial" w:cs="Arial"/>
                <w:color w:val="000000"/>
                <w:sz w:val="20"/>
                <w:szCs w:val="20"/>
              </w:rPr>
              <w:t xml:space="preserve">Physical </w:t>
            </w:r>
            <w:r>
              <w:rPr>
                <w:rFonts w:ascii="Arial" w:hAnsi="Arial" w:cs="Arial"/>
                <w:color w:val="000000"/>
                <w:sz w:val="20"/>
                <w:szCs w:val="20"/>
              </w:rPr>
              <w:t>phones</w:t>
            </w:r>
            <w:r w:rsidRPr="00DA0F75">
              <w:rPr>
                <w:rFonts w:ascii="Arial" w:hAnsi="Arial" w:cs="Arial"/>
                <w:color w:val="000000"/>
                <w:sz w:val="20"/>
                <w:szCs w:val="20"/>
              </w:rPr>
              <w:t xml:space="preserve"> to </w:t>
            </w:r>
            <w:r>
              <w:rPr>
                <w:rFonts w:ascii="Arial" w:hAnsi="Arial" w:cs="Arial"/>
                <w:color w:val="000000"/>
                <w:sz w:val="20"/>
                <w:szCs w:val="20"/>
              </w:rPr>
              <w:t xml:space="preserve">make </w:t>
            </w:r>
            <w:r w:rsidRPr="00DA0F75">
              <w:rPr>
                <w:rFonts w:ascii="Arial" w:hAnsi="Arial" w:cs="Arial"/>
                <w:color w:val="000000"/>
                <w:sz w:val="20"/>
                <w:szCs w:val="20"/>
              </w:rPr>
              <w:t>phone calls</w:t>
            </w:r>
          </w:p>
        </w:tc>
      </w:tr>
      <w:tr w:rsidR="00CD7D1C" w:rsidTr="00CD7D1C">
        <w:trPr>
          <w:trHeight w:val="721"/>
        </w:trPr>
        <w:tc>
          <w:tcPr>
            <w:tcW w:w="1118" w:type="pct"/>
            <w:shd w:val="clear" w:color="auto" w:fill="auto"/>
          </w:tcPr>
          <w:p w:rsidR="00CD7D1C" w:rsidRDefault="00CD7D1C" w:rsidP="00375272">
            <w:pPr>
              <w:rPr>
                <w:rFonts w:ascii="Arial" w:hAnsi="Arial" w:cs="Arial"/>
                <w:color w:val="000000"/>
                <w:sz w:val="20"/>
                <w:szCs w:val="20"/>
              </w:rPr>
            </w:pPr>
            <w:r w:rsidRPr="00AB4690">
              <w:rPr>
                <w:rFonts w:ascii="Arial" w:hAnsi="Arial" w:cs="Arial"/>
                <w:color w:val="000000"/>
                <w:sz w:val="20"/>
                <w:szCs w:val="20"/>
              </w:rPr>
              <w:t xml:space="preserve">LYBR-VT-PBX-019 </w:t>
            </w:r>
            <w:r>
              <w:rPr>
                <w:rFonts w:ascii="Arial" w:hAnsi="Arial" w:cs="Arial"/>
                <w:color w:val="000000"/>
                <w:sz w:val="20"/>
                <w:szCs w:val="20"/>
              </w:rPr>
              <w:t>UR37 Support of end-user configurable speed-dial buttons on Lync client and supported hard-phones</w:t>
            </w:r>
          </w:p>
          <w:p w:rsidR="00CD7D1C" w:rsidRDefault="00CD7D1C">
            <w:pPr>
              <w:rPr>
                <w:rFonts w:ascii="Arial" w:hAnsi="Arial" w:cs="Arial"/>
                <w:color w:val="000000"/>
                <w:sz w:val="20"/>
                <w:szCs w:val="20"/>
              </w:rPr>
            </w:pPr>
          </w:p>
        </w:tc>
        <w:tc>
          <w:tcPr>
            <w:tcW w:w="425" w:type="pct"/>
          </w:tcPr>
          <w:p w:rsidR="00CD7D1C" w:rsidRDefault="00CD7D1C">
            <w:pPr>
              <w:rPr>
                <w:rFonts w:ascii="Arial" w:hAnsi="Arial" w:cs="Arial"/>
                <w:color w:val="000000"/>
                <w:sz w:val="20"/>
                <w:szCs w:val="20"/>
              </w:rPr>
            </w:pPr>
            <w:r>
              <w:rPr>
                <w:rFonts w:ascii="Arial" w:hAnsi="Arial" w:cs="Arial"/>
                <w:color w:val="000000"/>
                <w:sz w:val="20"/>
                <w:szCs w:val="20"/>
              </w:rPr>
              <w:t>1</w:t>
            </w:r>
          </w:p>
        </w:tc>
        <w:tc>
          <w:tcPr>
            <w:tcW w:w="1135"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LY-VT-PBX-003</w:t>
            </w:r>
          </w:p>
        </w:tc>
        <w:tc>
          <w:tcPr>
            <w:tcW w:w="2321" w:type="pct"/>
            <w:shd w:val="clear" w:color="auto" w:fill="auto"/>
          </w:tcPr>
          <w:p w:rsidR="00CD7D1C" w:rsidRDefault="00CD7D1C">
            <w:pPr>
              <w:rPr>
                <w:rFonts w:ascii="Arial" w:hAnsi="Arial" w:cs="Arial"/>
                <w:color w:val="000000"/>
                <w:sz w:val="20"/>
                <w:szCs w:val="20"/>
              </w:rPr>
            </w:pPr>
            <w:r>
              <w:rPr>
                <w:rFonts w:ascii="Arial" w:hAnsi="Arial" w:cs="Arial"/>
                <w:color w:val="000000"/>
                <w:sz w:val="20"/>
                <w:szCs w:val="20"/>
              </w:rPr>
              <w:t>Speed dial buttons on Lync client and hard phones</w:t>
            </w:r>
          </w:p>
        </w:tc>
      </w:tr>
      <w:tr w:rsidR="00CD7D1C" w:rsidTr="00CD7D1C">
        <w:trPr>
          <w:trHeight w:val="721"/>
          <w:ins w:id="292" w:author="Ally Ward" w:date="2012-11-02T14:20:00Z"/>
        </w:trPr>
        <w:tc>
          <w:tcPr>
            <w:tcW w:w="1118" w:type="pct"/>
            <w:shd w:val="clear" w:color="auto" w:fill="auto"/>
          </w:tcPr>
          <w:p w:rsidR="00CD7D1C" w:rsidRPr="00AB4690" w:rsidRDefault="00CD7D1C" w:rsidP="00375272">
            <w:pPr>
              <w:rPr>
                <w:ins w:id="293" w:author="Ally Ward" w:date="2012-11-02T14:20:00Z"/>
                <w:rFonts w:ascii="Arial" w:hAnsi="Arial" w:cs="Arial"/>
                <w:color w:val="000000"/>
                <w:sz w:val="20"/>
                <w:szCs w:val="20"/>
              </w:rPr>
            </w:pPr>
            <w:moveToRangeStart w:id="294" w:author="Ally Ward" w:date="2012-11-02T14:21:00Z" w:name="move339629389"/>
            <w:ins w:id="295" w:author="Ally Ward" w:date="2012-11-02T14:21:00Z">
              <w:r w:rsidRPr="00997D2B">
                <w:rPr>
                  <w:rFonts w:ascii="Arial" w:hAnsi="Arial" w:cs="Arial"/>
                  <w:color w:val="000000"/>
                  <w:sz w:val="20"/>
                  <w:szCs w:val="20"/>
                </w:rPr>
                <w:t xml:space="preserve">LYBR-VT-OD-001 </w:t>
              </w:r>
              <w:r w:rsidRPr="00C65167">
                <w:rPr>
                  <w:rFonts w:ascii="Arial" w:hAnsi="Arial" w:cs="Arial"/>
                  <w:color w:val="000000"/>
                  <w:sz w:val="20"/>
                  <w:szCs w:val="20"/>
                </w:rPr>
                <w:t>UR10 Enterprise voice available to current Cisco/Alcatel IPT users (approx. 90,000 users) for Outbound to PSTN only</w:t>
              </w:r>
            </w:ins>
            <w:moveToRangeEnd w:id="294"/>
          </w:p>
        </w:tc>
        <w:tc>
          <w:tcPr>
            <w:tcW w:w="425" w:type="pct"/>
          </w:tcPr>
          <w:p w:rsidR="00CD7D1C" w:rsidRPr="00FE69D1" w:rsidRDefault="00CD7D1C">
            <w:pPr>
              <w:rPr>
                <w:ins w:id="296" w:author="Ally Ward" w:date="2012-11-02T14:58:00Z"/>
                <w:rFonts w:ascii="Arial" w:hAnsi="Arial" w:cs="Arial"/>
                <w:color w:val="000000"/>
                <w:sz w:val="20"/>
                <w:szCs w:val="20"/>
              </w:rPr>
            </w:pPr>
            <w:ins w:id="297" w:author="Ally Ward" w:date="2012-11-02T14:59:00Z">
              <w:r>
                <w:rPr>
                  <w:rFonts w:ascii="Arial" w:hAnsi="Arial" w:cs="Arial"/>
                  <w:color w:val="000000"/>
                  <w:sz w:val="20"/>
                  <w:szCs w:val="20"/>
                </w:rPr>
                <w:t>1</w:t>
              </w:r>
            </w:ins>
          </w:p>
        </w:tc>
        <w:tc>
          <w:tcPr>
            <w:tcW w:w="1135" w:type="pct"/>
            <w:shd w:val="clear" w:color="auto" w:fill="auto"/>
          </w:tcPr>
          <w:p w:rsidR="00CD7D1C" w:rsidRDefault="00CD7D1C">
            <w:pPr>
              <w:rPr>
                <w:ins w:id="298" w:author="Ally Ward" w:date="2012-11-02T14:20:00Z"/>
                <w:rFonts w:ascii="Arial" w:hAnsi="Arial" w:cs="Arial"/>
                <w:color w:val="000000"/>
                <w:sz w:val="20"/>
                <w:szCs w:val="20"/>
              </w:rPr>
            </w:pPr>
            <w:ins w:id="299" w:author="Ally Ward" w:date="2012-11-02T14:21:00Z">
              <w:r w:rsidRPr="00FE69D1">
                <w:rPr>
                  <w:rFonts w:ascii="Arial" w:hAnsi="Arial" w:cs="Arial"/>
                  <w:color w:val="000000"/>
                  <w:sz w:val="20"/>
                  <w:szCs w:val="20"/>
                </w:rPr>
                <w:t>LY-VT-OD-005</w:t>
              </w:r>
            </w:ins>
          </w:p>
        </w:tc>
        <w:tc>
          <w:tcPr>
            <w:tcW w:w="2321" w:type="pct"/>
            <w:shd w:val="clear" w:color="auto" w:fill="auto"/>
          </w:tcPr>
          <w:p w:rsidR="00CD7D1C" w:rsidRDefault="00CD7D1C">
            <w:pPr>
              <w:rPr>
                <w:ins w:id="300" w:author="Ally Ward" w:date="2012-11-02T14:20:00Z"/>
                <w:rFonts w:ascii="Arial" w:hAnsi="Arial" w:cs="Arial"/>
                <w:color w:val="000000"/>
                <w:sz w:val="20"/>
                <w:szCs w:val="20"/>
              </w:rPr>
            </w:pPr>
            <w:ins w:id="301" w:author="Ally Ward" w:date="2012-11-02T14:21:00Z">
              <w:r w:rsidRPr="00FE69D1">
                <w:rPr>
                  <w:rFonts w:ascii="Arial" w:hAnsi="Arial" w:cs="Arial"/>
                  <w:color w:val="000000"/>
                  <w:sz w:val="20"/>
                  <w:szCs w:val="20"/>
                </w:rPr>
                <w:t>Outbound dial - call work number not Lync to Lync</w:t>
              </w:r>
            </w:ins>
          </w:p>
        </w:tc>
      </w:tr>
    </w:tbl>
    <w:p w:rsidR="00375272" w:rsidRDefault="00375272" w:rsidP="000778B6">
      <w:pPr>
        <w:pStyle w:val="EYBodyText"/>
      </w:pPr>
    </w:p>
    <w:p w:rsidR="00DC43F7" w:rsidRDefault="00DC43F7">
      <w:r>
        <w:br w:type="page"/>
      </w:r>
    </w:p>
    <w:p w:rsidR="00C65167" w:rsidRDefault="00C65167" w:rsidP="00470C95">
      <w:pPr>
        <w:pStyle w:val="EYHeading2"/>
      </w:pPr>
      <w:bookmarkStart w:id="302" w:name="_Toc332218290"/>
      <w:r>
        <w:t>Phase 1 Req</w:t>
      </w:r>
      <w:r w:rsidR="007F710C">
        <w:t>uirements</w:t>
      </w:r>
      <w:r>
        <w:t xml:space="preserve"> to follow</w:t>
      </w:r>
      <w:bookmarkEnd w:id="302"/>
    </w:p>
    <w:p w:rsidR="007F710C" w:rsidRDefault="007F710C">
      <w:r>
        <w:t>In the interests of allowing QA to start their test planning whilst details of voice policies and transition and operational requirements are determined, the following</w:t>
      </w:r>
      <w:r w:rsidR="002C1CD1">
        <w:t xml:space="preserve"> Phase 1</w:t>
      </w:r>
      <w:r>
        <w:t xml:space="preserve"> requirements traceability will be provided in a later version uplift to this document.</w:t>
      </w:r>
    </w:p>
    <w:p w:rsidR="00C65167" w:rsidRDefault="00C65167"/>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Look w:val="04A0" w:firstRow="1" w:lastRow="0" w:firstColumn="1" w:lastColumn="0" w:noHBand="0" w:noVBand="1"/>
      </w:tblPr>
      <w:tblGrid>
        <w:gridCol w:w="9992"/>
      </w:tblGrid>
      <w:tr w:rsidR="00C65167" w:rsidRPr="00C65167" w:rsidTr="00C65167">
        <w:trPr>
          <w:trHeight w:val="348"/>
          <w:tblHeader/>
        </w:trPr>
        <w:tc>
          <w:tcPr>
            <w:tcW w:w="5000" w:type="pct"/>
            <w:shd w:val="clear" w:color="auto" w:fill="D9D9D9" w:themeFill="background1" w:themeFillShade="D9"/>
            <w:hideMark/>
          </w:tcPr>
          <w:p w:rsidR="00C65167" w:rsidRPr="00C65167" w:rsidRDefault="005329A8" w:rsidP="00C65167">
            <w:pPr>
              <w:rPr>
                <w:rFonts w:ascii="Arial" w:hAnsi="Arial" w:cs="Arial"/>
                <w:b/>
                <w:bCs/>
                <w:sz w:val="20"/>
                <w:szCs w:val="20"/>
              </w:rPr>
            </w:pPr>
            <w:r>
              <w:rPr>
                <w:rFonts w:ascii="Arial" w:hAnsi="Arial" w:cs="Arial"/>
                <w:b/>
                <w:bCs/>
                <w:color w:val="FFFFFF"/>
                <w:sz w:val="20"/>
                <w:szCs w:val="20"/>
              </w:rPr>
              <w:t>Vision and Scope Requirement Name</w:t>
            </w:r>
          </w:p>
        </w:tc>
      </w:tr>
      <w:tr w:rsidR="00C65167" w:rsidRPr="00C65167" w:rsidTr="00C65167">
        <w:trPr>
          <w:trHeight w:val="343"/>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LYBR-CE-EXCHOUT-001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No Adverse impact on AD and Email</w:t>
            </w:r>
          </w:p>
        </w:tc>
      </w:tr>
      <w:tr w:rsidR="00C65167" w:rsidRPr="00C65167" w:rsidTr="00C65167">
        <w:trPr>
          <w:trHeight w:val="343"/>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LYBR-VC-001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Record audio and voice conferences</w:t>
            </w:r>
          </w:p>
        </w:tc>
      </w:tr>
      <w:tr w:rsidR="00C65167" w:rsidRPr="00C65167" w:rsidTr="00C65167">
        <w:trPr>
          <w:trHeight w:val="405"/>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LYBR-VT-PBX-002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Compliance with in-country voice legislation</w:t>
            </w:r>
          </w:p>
        </w:tc>
      </w:tr>
      <w:tr w:rsidR="00C65167" w:rsidRPr="00C65167" w:rsidTr="00C65167">
        <w:trPr>
          <w:trHeight w:val="411"/>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LYBR-VT-PBX-005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US E911 compliance</w:t>
            </w:r>
          </w:p>
        </w:tc>
      </w:tr>
      <w:tr w:rsidR="00C65167" w:rsidRPr="00C65167" w:rsidTr="00C65167">
        <w:trPr>
          <w:trHeight w:val="417"/>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LYBR-VT-PBX-006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Voice resiliency where critical to business</w:t>
            </w:r>
          </w:p>
        </w:tc>
      </w:tr>
      <w:tr w:rsidR="00C65167" w:rsidRPr="00C65167" w:rsidTr="00C65167">
        <w:trPr>
          <w:trHeight w:val="408"/>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LYBR-VT-PBX-007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Retain office short-codes</w:t>
            </w:r>
          </w:p>
        </w:tc>
      </w:tr>
      <w:tr w:rsidR="00C65167" w:rsidRPr="00C65167" w:rsidTr="00C65167">
        <w:trPr>
          <w:trHeight w:val="414"/>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LYBR-VT-PBX-009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US E911 disclaimer</w:t>
            </w:r>
          </w:p>
        </w:tc>
      </w:tr>
      <w:tr w:rsidR="00C65167" w:rsidRPr="00C65167" w:rsidTr="00C65167">
        <w:trPr>
          <w:trHeight w:val="406"/>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LYBR-VT-PBX-010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Dial plan permissions</w:t>
            </w:r>
          </w:p>
        </w:tc>
      </w:tr>
      <w:tr w:rsidR="00C65167" w:rsidRPr="00C65167" w:rsidTr="00C65167">
        <w:trPr>
          <w:trHeight w:val="412"/>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LYBR-VT-001 </w:t>
            </w:r>
            <w:r w:rsidR="000F3353">
              <w:rPr>
                <w:rFonts w:ascii="Arial" w:hAnsi="Arial" w:cs="Arial"/>
                <w:color w:val="000000"/>
                <w:sz w:val="20"/>
                <w:szCs w:val="20"/>
              </w:rPr>
              <w:t xml:space="preserve">Business requirement - </w:t>
            </w:r>
            <w:r w:rsidR="00C65167" w:rsidRPr="00C65167">
              <w:rPr>
                <w:rFonts w:ascii="Arial" w:hAnsi="Arial" w:cs="Arial"/>
                <w:color w:val="000000"/>
                <w:sz w:val="20"/>
                <w:szCs w:val="20"/>
              </w:rPr>
              <w:t>Monitor and report on quality of voice calls</w:t>
            </w:r>
          </w:p>
        </w:tc>
      </w:tr>
      <w:tr w:rsidR="00C65167" w:rsidRPr="00C65167" w:rsidTr="00C65167">
        <w:trPr>
          <w:trHeight w:val="418"/>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LYBR-NF-BCK-001 </w:t>
            </w:r>
            <w:r w:rsidR="00C65167" w:rsidRPr="00C65167">
              <w:rPr>
                <w:rFonts w:ascii="Arial" w:hAnsi="Arial" w:cs="Arial"/>
                <w:color w:val="000000"/>
                <w:sz w:val="20"/>
                <w:szCs w:val="20"/>
              </w:rPr>
              <w:t>OR02 Clearly defined plans for backup, restore, and disaster recovery scenarios</w:t>
            </w:r>
          </w:p>
        </w:tc>
      </w:tr>
      <w:tr w:rsidR="00C65167" w:rsidRPr="00C65167" w:rsidTr="00C65167">
        <w:trPr>
          <w:trHeight w:val="396"/>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LYBR-NF-OTH-001 </w:t>
            </w:r>
            <w:r w:rsidR="00C65167" w:rsidRPr="00C65167">
              <w:rPr>
                <w:rFonts w:ascii="Arial" w:hAnsi="Arial" w:cs="Arial"/>
                <w:color w:val="000000"/>
                <w:sz w:val="20"/>
                <w:szCs w:val="20"/>
              </w:rPr>
              <w:t>OR03 Clearly defined process for change control</w:t>
            </w:r>
          </w:p>
        </w:tc>
      </w:tr>
      <w:tr w:rsidR="00C65167" w:rsidRPr="00C65167" w:rsidTr="00C65167">
        <w:trPr>
          <w:trHeight w:val="485"/>
        </w:trPr>
        <w:tc>
          <w:tcPr>
            <w:tcW w:w="5000" w:type="pct"/>
            <w:shd w:val="clear" w:color="auto" w:fill="auto"/>
            <w:hideMark/>
          </w:tcPr>
          <w:p w:rsidR="00C65167" w:rsidRPr="00C65167" w:rsidRDefault="00AB4690" w:rsidP="00C65167">
            <w:pPr>
              <w:rPr>
                <w:rFonts w:ascii="Arial" w:hAnsi="Arial" w:cs="Arial"/>
                <w:color w:val="000000"/>
                <w:sz w:val="20"/>
                <w:szCs w:val="20"/>
              </w:rPr>
            </w:pPr>
            <w:r w:rsidRPr="00AB4690">
              <w:rPr>
                <w:rFonts w:ascii="Arial" w:hAnsi="Arial" w:cs="Arial"/>
                <w:color w:val="000000"/>
                <w:sz w:val="20"/>
                <w:szCs w:val="20"/>
              </w:rPr>
              <w:t xml:space="preserve">LYBR-NF-AVAIL-005 </w:t>
            </w:r>
            <w:r w:rsidR="00C65167" w:rsidRPr="00C65167">
              <w:rPr>
                <w:rFonts w:ascii="Arial" w:hAnsi="Arial" w:cs="Arial"/>
                <w:color w:val="000000"/>
                <w:sz w:val="20"/>
                <w:szCs w:val="20"/>
              </w:rPr>
              <w:t>OR04 Supported use of tools for application aware, predictive monitoring of key metrics and services, as well as diagnostic tools</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LYBR-VT-OD-005 </w:t>
            </w:r>
            <w:r w:rsidR="00C65167" w:rsidRPr="00C65167">
              <w:rPr>
                <w:rFonts w:ascii="Arial" w:hAnsi="Arial" w:cs="Arial"/>
                <w:color w:val="000000"/>
                <w:sz w:val="20"/>
                <w:szCs w:val="20"/>
              </w:rPr>
              <w:t>SEC06 Prevent Tail End Hop Off (TEHO) where local laws prohibit such calls (routing long distance calls over EY VoIP network to a local PSTN)</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LYBR-SEC-005 </w:t>
            </w:r>
            <w:r w:rsidR="00C65167" w:rsidRPr="00C65167">
              <w:rPr>
                <w:rFonts w:ascii="Arial" w:hAnsi="Arial" w:cs="Arial"/>
                <w:color w:val="000000"/>
                <w:sz w:val="20"/>
                <w:szCs w:val="20"/>
              </w:rPr>
              <w:t>SEC08 Presented Caller ID and DID for outbound calls must be controlled by administrators and not editable by end-users.</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LYBR-NF-INST-003 </w:t>
            </w:r>
            <w:r w:rsidR="00C65167" w:rsidRPr="00C65167">
              <w:rPr>
                <w:rFonts w:ascii="Arial" w:hAnsi="Arial" w:cs="Arial"/>
                <w:color w:val="000000"/>
                <w:sz w:val="20"/>
                <w:szCs w:val="20"/>
              </w:rPr>
              <w:t>SEC10 Federation Partners must be manually defined on Edge servers</w:t>
            </w:r>
          </w:p>
        </w:tc>
      </w:tr>
      <w:tr w:rsidR="00C65167" w:rsidRPr="00C65167" w:rsidTr="003B7FD4">
        <w:trPr>
          <w:trHeight w:val="484"/>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LYBR-SA-001 </w:t>
            </w:r>
            <w:r w:rsidR="00C65167" w:rsidRPr="00C65167">
              <w:rPr>
                <w:rFonts w:ascii="Arial" w:hAnsi="Arial" w:cs="Arial"/>
                <w:color w:val="000000"/>
                <w:sz w:val="20"/>
                <w:szCs w:val="20"/>
              </w:rPr>
              <w:t xml:space="preserve">SEC11 Support various administrator roles providing only those rights necessary for the role </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LYBR-SA-002 </w:t>
            </w:r>
            <w:r w:rsidR="00C65167" w:rsidRPr="00C65167">
              <w:rPr>
                <w:rFonts w:ascii="Arial" w:hAnsi="Arial" w:cs="Arial"/>
                <w:color w:val="000000"/>
                <w:sz w:val="20"/>
                <w:szCs w:val="20"/>
              </w:rPr>
              <w:t>SEC12 Central administration of Lync client and server</w:t>
            </w:r>
          </w:p>
        </w:tc>
      </w:tr>
      <w:tr w:rsidR="00C65167" w:rsidRPr="00C65167" w:rsidTr="003B7FD4">
        <w:trPr>
          <w:trHeight w:val="343"/>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LYBR-SEC-011 </w:t>
            </w:r>
            <w:r w:rsidR="00C65167" w:rsidRPr="00C65167">
              <w:rPr>
                <w:rFonts w:ascii="Arial" w:hAnsi="Arial" w:cs="Arial"/>
                <w:color w:val="000000"/>
                <w:sz w:val="20"/>
                <w:szCs w:val="20"/>
              </w:rPr>
              <w:t xml:space="preserve">SEC18 Ability to limit services for remote users based upon device, such as EY or non-EY device. </w:t>
            </w:r>
          </w:p>
        </w:tc>
      </w:tr>
      <w:tr w:rsidR="00C65167" w:rsidRPr="00C65167" w:rsidTr="003B7FD4">
        <w:trPr>
          <w:trHeight w:val="484"/>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LYBR-VT-OD-003 </w:t>
            </w:r>
            <w:r w:rsidR="00C65167" w:rsidRPr="00C65167">
              <w:rPr>
                <w:rFonts w:ascii="Arial" w:hAnsi="Arial" w:cs="Arial"/>
                <w:color w:val="000000"/>
                <w:sz w:val="20"/>
                <w:szCs w:val="20"/>
              </w:rPr>
              <w:t>SYS06 Voice integration with Cisco CallManager 8.x and Alcatel via either Direct SIP or media gateway</w:t>
            </w:r>
          </w:p>
        </w:tc>
      </w:tr>
      <w:tr w:rsidR="00C65167" w:rsidRPr="00C65167" w:rsidTr="003B7FD4">
        <w:trPr>
          <w:trHeight w:val="485"/>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LYBR-NF-AVAIL-008 </w:t>
            </w:r>
            <w:r w:rsidR="00C65167" w:rsidRPr="00C65167">
              <w:rPr>
                <w:rFonts w:ascii="Arial" w:hAnsi="Arial" w:cs="Arial"/>
                <w:color w:val="000000"/>
                <w:sz w:val="20"/>
                <w:szCs w:val="20"/>
              </w:rPr>
              <w:t xml:space="preserve">SYS07 The ability to enable QoS on all internal routers supporting Lync Server 2010 AV conferencing or voice traffic. </w:t>
            </w:r>
          </w:p>
        </w:tc>
      </w:tr>
      <w:tr w:rsidR="00C65167" w:rsidRPr="00C65167" w:rsidTr="003B7FD4">
        <w:trPr>
          <w:trHeight w:val="690"/>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LYBR-VT-PBX-021 </w:t>
            </w:r>
            <w:r w:rsidR="00C65167" w:rsidRPr="00C65167">
              <w:rPr>
                <w:rFonts w:ascii="Arial" w:hAnsi="Arial" w:cs="Arial"/>
                <w:color w:val="000000"/>
                <w:sz w:val="20"/>
                <w:szCs w:val="20"/>
              </w:rPr>
              <w:t>SYS16 Lync voice platform must support integration with analog and analog/digital media gateways, the configuration dialplans, inbound/outbound normalization and policies to govern user enablement</w:t>
            </w:r>
          </w:p>
        </w:tc>
      </w:tr>
      <w:tr w:rsidR="00C65167" w:rsidRPr="00C65167" w:rsidTr="003B7FD4">
        <w:trPr>
          <w:trHeight w:val="417"/>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LYBR-NF-AVAIL-013 </w:t>
            </w:r>
            <w:r w:rsidR="00C65167" w:rsidRPr="00C65167">
              <w:rPr>
                <w:rFonts w:ascii="Arial" w:hAnsi="Arial" w:cs="Arial"/>
                <w:color w:val="000000"/>
                <w:sz w:val="20"/>
                <w:szCs w:val="20"/>
              </w:rPr>
              <w:t>SYS22 End-user video experience should be manageable via CAC, via user policy and/or device.</w:t>
            </w:r>
          </w:p>
        </w:tc>
      </w:tr>
      <w:tr w:rsidR="00C65167" w:rsidRPr="00C65167" w:rsidTr="003B7FD4">
        <w:trPr>
          <w:trHeight w:val="691"/>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LYBR-VT-OD-004 </w:t>
            </w:r>
            <w:r w:rsidR="00C65167" w:rsidRPr="00C65167">
              <w:rPr>
                <w:rFonts w:ascii="Arial" w:hAnsi="Arial" w:cs="Arial"/>
                <w:color w:val="000000"/>
                <w:sz w:val="20"/>
                <w:szCs w:val="20"/>
              </w:rPr>
              <w:t>SYS24 Where Tail End Hop Off (TEHO) is enabled, media for Outbound calls must route to the PSTN via the most cost-effective break-out points (such as locally for remote offices) where policy and in-country governance allows</w:t>
            </w:r>
          </w:p>
        </w:tc>
      </w:tr>
      <w:tr w:rsidR="00C65167" w:rsidRPr="00C65167" w:rsidTr="003B7FD4">
        <w:trPr>
          <w:trHeight w:val="545"/>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LYBR-VC-002 </w:t>
            </w:r>
            <w:r w:rsidR="00C65167" w:rsidRPr="00C65167">
              <w:rPr>
                <w:rFonts w:ascii="Arial" w:hAnsi="Arial" w:cs="Arial"/>
                <w:color w:val="000000"/>
                <w:sz w:val="20"/>
                <w:szCs w:val="20"/>
              </w:rPr>
              <w:t xml:space="preserve">UR06 Video integration pilot with Tandberg solution such that the existing Tandberg solution and new Lync solution can be connected together to support video and voice. </w:t>
            </w:r>
          </w:p>
        </w:tc>
      </w:tr>
      <w:tr w:rsidR="00C65167" w:rsidRPr="00C65167" w:rsidTr="003B7FD4">
        <w:trPr>
          <w:trHeight w:val="284"/>
        </w:trPr>
        <w:tc>
          <w:tcPr>
            <w:tcW w:w="5000" w:type="pct"/>
            <w:shd w:val="clear" w:color="auto" w:fill="auto"/>
            <w:hideMark/>
          </w:tcPr>
          <w:p w:rsidR="00C65167" w:rsidRPr="00C65167" w:rsidRDefault="00997D2B" w:rsidP="00C65167">
            <w:pPr>
              <w:rPr>
                <w:rFonts w:ascii="Arial" w:hAnsi="Arial" w:cs="Arial"/>
                <w:color w:val="000000"/>
                <w:sz w:val="20"/>
                <w:szCs w:val="20"/>
              </w:rPr>
            </w:pPr>
            <w:del w:id="303" w:author="Ally Ward" w:date="2012-11-02T14:21:00Z">
              <w:r w:rsidRPr="00997D2B" w:rsidDel="00FE69D1">
                <w:rPr>
                  <w:rFonts w:ascii="Arial" w:hAnsi="Arial" w:cs="Arial"/>
                  <w:color w:val="000000"/>
                  <w:sz w:val="20"/>
                  <w:szCs w:val="20"/>
                </w:rPr>
                <w:delText xml:space="preserve">LYBR-VT-OD-001 </w:delText>
              </w:r>
              <w:r w:rsidR="00C65167" w:rsidRPr="00C65167" w:rsidDel="00FE69D1">
                <w:rPr>
                  <w:rFonts w:ascii="Arial" w:hAnsi="Arial" w:cs="Arial"/>
                  <w:color w:val="000000"/>
                  <w:sz w:val="20"/>
                  <w:szCs w:val="20"/>
                </w:rPr>
                <w:delText>UR10 Enterprise voice available to current Cisco/Alcatel IPT users (approx. 90,000 users) for Outbound to PSTN only</w:delText>
              </w:r>
            </w:del>
          </w:p>
        </w:tc>
      </w:tr>
      <w:tr w:rsidR="00C65167" w:rsidRPr="00C65167" w:rsidTr="003B7FD4">
        <w:trPr>
          <w:trHeight w:val="402"/>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 xml:space="preserve">LYBR-VT-OD-002 </w:t>
            </w:r>
            <w:r w:rsidR="00C65167" w:rsidRPr="00C65167">
              <w:rPr>
                <w:rFonts w:ascii="Arial" w:hAnsi="Arial" w:cs="Arial"/>
                <w:color w:val="000000"/>
                <w:sz w:val="20"/>
                <w:szCs w:val="20"/>
              </w:rPr>
              <w:t xml:space="preserve">UR12 Client Matter Codes / Forced Authorization codes must be supported for specified PSTN-bound calls </w:t>
            </w:r>
          </w:p>
        </w:tc>
      </w:tr>
      <w:tr w:rsidR="00C65167" w:rsidRPr="00C65167" w:rsidTr="003B7FD4">
        <w:trPr>
          <w:trHeight w:val="414"/>
        </w:trPr>
        <w:tc>
          <w:tcPr>
            <w:tcW w:w="5000" w:type="pct"/>
            <w:shd w:val="clear" w:color="auto" w:fill="auto"/>
            <w:hideMark/>
          </w:tcPr>
          <w:p w:rsidR="00C65167" w:rsidRPr="00C65167" w:rsidRDefault="00997D2B" w:rsidP="00C65167">
            <w:pPr>
              <w:rPr>
                <w:rFonts w:ascii="Arial" w:hAnsi="Arial" w:cs="Arial"/>
                <w:color w:val="000000"/>
                <w:sz w:val="20"/>
                <w:szCs w:val="20"/>
              </w:rPr>
            </w:pPr>
            <w:r w:rsidRPr="00997D2B">
              <w:rPr>
                <w:rFonts w:ascii="Arial" w:hAnsi="Arial" w:cs="Arial"/>
                <w:color w:val="000000"/>
                <w:sz w:val="20"/>
                <w:szCs w:val="20"/>
              </w:rPr>
              <w:t>LYBR-VT-PBX-019</w:t>
            </w:r>
            <w:r>
              <w:rPr>
                <w:rFonts w:ascii="Arial" w:hAnsi="Arial" w:cs="Arial"/>
                <w:color w:val="000000"/>
                <w:sz w:val="20"/>
                <w:szCs w:val="20"/>
              </w:rPr>
              <w:t xml:space="preserve"> </w:t>
            </w:r>
            <w:r w:rsidR="00C65167" w:rsidRPr="00C65167">
              <w:rPr>
                <w:rFonts w:ascii="Arial" w:hAnsi="Arial" w:cs="Arial"/>
                <w:color w:val="000000"/>
                <w:sz w:val="20"/>
                <w:szCs w:val="20"/>
              </w:rPr>
              <w:t>UR36 Lync users who have both physical devices and Lync clients should experience feature parity and the same policy governance</w:t>
            </w:r>
          </w:p>
        </w:tc>
      </w:tr>
    </w:tbl>
    <w:p w:rsidR="00C65167" w:rsidRDefault="00C65167"/>
    <w:p w:rsidR="00DC43F7" w:rsidRPr="00470C95" w:rsidRDefault="00C65167" w:rsidP="00470C95">
      <w:pPr>
        <w:pStyle w:val="EYHeading2"/>
      </w:pPr>
      <w:bookmarkStart w:id="304" w:name="_Toc332218291"/>
      <w:r w:rsidRPr="00470C95">
        <w:t>Phase 2</w:t>
      </w:r>
      <w:bookmarkEnd w:id="304"/>
    </w:p>
    <w:p w:rsidR="002C1CD1" w:rsidRPr="002C1CD1" w:rsidRDefault="002C1CD1" w:rsidP="002C1CD1">
      <w:pPr>
        <w:pStyle w:val="EYBodyText"/>
      </w:pPr>
      <w:r>
        <w:t xml:space="preserve">The following requirements relate to Phase 2 release of Lync and will be </w:t>
      </w:r>
      <w:r w:rsidR="00E570FB">
        <w:t>completed</w:t>
      </w:r>
      <w:r>
        <w:t xml:space="preserve"> in a later uplift to this document</w:t>
      </w:r>
    </w:p>
    <w:p w:rsidR="00766CC8" w:rsidRPr="00470C95" w:rsidRDefault="00766CC8" w:rsidP="00470C95">
      <w:pPr>
        <w:pStyle w:val="EYHeading3"/>
      </w:pPr>
      <w:bookmarkStart w:id="305" w:name="_Toc332218292"/>
      <w:r w:rsidRPr="00470C95">
        <w:t>Business Requirements</w:t>
      </w:r>
      <w:bookmarkEnd w:id="305"/>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972"/>
        <w:gridCol w:w="1014"/>
        <w:gridCol w:w="2857"/>
        <w:gridCol w:w="2963"/>
      </w:tblGrid>
      <w:tr w:rsidR="009B3BA3" w:rsidTr="009B3BA3">
        <w:trPr>
          <w:trHeight w:val="450"/>
          <w:tblHeader/>
        </w:trPr>
        <w:tc>
          <w:tcPr>
            <w:tcW w:w="1515" w:type="pct"/>
            <w:shd w:val="clear" w:color="B8CCE4" w:fill="D9D9D9" w:themeFill="background1" w:themeFillShade="D9"/>
            <w:tcMar>
              <w:top w:w="15" w:type="dxa"/>
              <w:left w:w="15" w:type="dxa"/>
              <w:bottom w:w="0" w:type="dxa"/>
              <w:right w:w="15" w:type="dxa"/>
            </w:tcMar>
            <w:hideMark/>
          </w:tcPr>
          <w:p w:rsidR="009B3BA3" w:rsidRPr="00DC43F7" w:rsidRDefault="009B3BA3" w:rsidP="00DC43F7">
            <w:pPr>
              <w:rPr>
                <w:rFonts w:ascii="Arial" w:hAnsi="Arial" w:cs="Arial"/>
                <w:b/>
                <w:bCs/>
                <w:sz w:val="20"/>
                <w:szCs w:val="20"/>
              </w:rPr>
            </w:pPr>
            <w:r>
              <w:rPr>
                <w:rFonts w:ascii="Arial" w:hAnsi="Arial" w:cs="Arial"/>
                <w:b/>
                <w:bCs/>
                <w:color w:val="FFFFFF"/>
                <w:sz w:val="20"/>
                <w:szCs w:val="20"/>
              </w:rPr>
              <w:t>Vision and Scope Requirement Name</w:t>
            </w:r>
          </w:p>
        </w:tc>
        <w:tc>
          <w:tcPr>
            <w:tcW w:w="517" w:type="pct"/>
            <w:shd w:val="clear" w:color="B8CCE4" w:fill="D9D9D9" w:themeFill="background1" w:themeFillShade="D9"/>
          </w:tcPr>
          <w:p w:rsidR="009B3BA3" w:rsidRDefault="009B3BA3" w:rsidP="009B3BA3">
            <w:pPr>
              <w:jc w:val="center"/>
              <w:rPr>
                <w:rFonts w:ascii="Arial" w:hAnsi="Arial" w:cs="Arial"/>
                <w:b/>
                <w:bCs/>
                <w:color w:val="FFFFFF"/>
                <w:sz w:val="20"/>
                <w:szCs w:val="20"/>
              </w:rPr>
            </w:pPr>
            <w:r>
              <w:rPr>
                <w:rFonts w:ascii="Arial" w:hAnsi="Arial" w:cs="Arial"/>
                <w:b/>
                <w:bCs/>
                <w:color w:val="FFFFFF"/>
                <w:sz w:val="20"/>
                <w:szCs w:val="20"/>
              </w:rPr>
              <w:t>Phase</w:t>
            </w:r>
          </w:p>
        </w:tc>
        <w:tc>
          <w:tcPr>
            <w:tcW w:w="1457" w:type="pct"/>
            <w:shd w:val="clear" w:color="B8CCE4" w:fill="D9D9D9" w:themeFill="background1" w:themeFillShade="D9"/>
            <w:tcMar>
              <w:top w:w="15" w:type="dxa"/>
              <w:left w:w="15" w:type="dxa"/>
              <w:bottom w:w="0" w:type="dxa"/>
              <w:right w:w="15" w:type="dxa"/>
            </w:tcMar>
            <w:hideMark/>
          </w:tcPr>
          <w:p w:rsidR="009B3BA3" w:rsidRPr="00DC43F7" w:rsidRDefault="009B3BA3" w:rsidP="00DC43F7">
            <w:pPr>
              <w:rPr>
                <w:rFonts w:ascii="Arial" w:hAnsi="Arial" w:cs="Arial"/>
                <w:b/>
                <w:bCs/>
                <w:sz w:val="20"/>
                <w:szCs w:val="20"/>
              </w:rPr>
            </w:pPr>
            <w:r>
              <w:rPr>
                <w:rFonts w:ascii="Arial" w:hAnsi="Arial" w:cs="Arial"/>
                <w:b/>
                <w:bCs/>
                <w:color w:val="FFFFFF"/>
                <w:sz w:val="20"/>
                <w:szCs w:val="20"/>
              </w:rPr>
              <w:t>Traced Functional or Non-Functional Req ID</w:t>
            </w:r>
          </w:p>
        </w:tc>
        <w:tc>
          <w:tcPr>
            <w:tcW w:w="1512" w:type="pct"/>
            <w:shd w:val="clear" w:color="B8CCE4" w:fill="D9D9D9" w:themeFill="background1" w:themeFillShade="D9"/>
            <w:tcMar>
              <w:top w:w="15" w:type="dxa"/>
              <w:left w:w="15" w:type="dxa"/>
              <w:bottom w:w="0" w:type="dxa"/>
              <w:right w:w="15" w:type="dxa"/>
            </w:tcMar>
            <w:hideMark/>
          </w:tcPr>
          <w:p w:rsidR="009B3BA3" w:rsidRPr="00DC43F7" w:rsidRDefault="009B3BA3" w:rsidP="00DC43F7">
            <w:pPr>
              <w:rPr>
                <w:rFonts w:ascii="Arial" w:hAnsi="Arial" w:cs="Arial"/>
                <w:b/>
                <w:bCs/>
                <w:sz w:val="20"/>
                <w:szCs w:val="20"/>
              </w:rPr>
            </w:pPr>
            <w:r>
              <w:rPr>
                <w:rFonts w:ascii="Arial" w:hAnsi="Arial" w:cs="Arial"/>
                <w:b/>
                <w:bCs/>
                <w:color w:val="FFFFFF"/>
                <w:sz w:val="20"/>
                <w:szCs w:val="20"/>
              </w:rPr>
              <w:t>Traced Functional or Non-Functional Req name</w:t>
            </w:r>
          </w:p>
        </w:tc>
      </w:tr>
      <w:tr w:rsidR="009B3BA3" w:rsidTr="009B3BA3">
        <w:trPr>
          <w:trHeight w:val="265"/>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LYBR-UM-001 </w:t>
            </w:r>
            <w:r>
              <w:rPr>
                <w:rFonts w:ascii="Arial" w:hAnsi="Arial" w:cs="Arial"/>
                <w:color w:val="000000"/>
                <w:sz w:val="20"/>
                <w:szCs w:val="20"/>
              </w:rPr>
              <w:t>Enterprise wide broadcast voicemail messages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trHeight w:val="255"/>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LYBR-UM-002 </w:t>
            </w:r>
            <w:r>
              <w:rPr>
                <w:rFonts w:ascii="Arial" w:hAnsi="Arial" w:cs="Arial"/>
                <w:color w:val="000000"/>
                <w:sz w:val="20"/>
                <w:szCs w:val="20"/>
              </w:rPr>
              <w:t>UM integration with IPT</w:t>
            </w:r>
          </w:p>
        </w:tc>
        <w:tc>
          <w:tcPr>
            <w:tcW w:w="517" w:type="pct"/>
          </w:tcPr>
          <w:p w:rsidR="009B3BA3" w:rsidRPr="00B44351"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ins w:id="306" w:author="Ally Ward" w:date="2012-11-02T14:12:00Z">
              <w:r w:rsidRPr="00B44351">
                <w:rPr>
                  <w:rFonts w:ascii="Arial" w:hAnsi="Arial" w:cs="Arial"/>
                  <w:color w:val="000000"/>
                  <w:sz w:val="20"/>
                  <w:szCs w:val="20"/>
                </w:rPr>
                <w:t>LY-UM-007 UM</w:t>
              </w:r>
            </w:ins>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ins w:id="307" w:author="Ally Ward" w:date="2012-11-02T14:12:00Z">
              <w:r w:rsidRPr="00B44351">
                <w:rPr>
                  <w:rFonts w:ascii="Arial" w:hAnsi="Arial" w:cs="Arial"/>
                  <w:color w:val="000000"/>
                  <w:sz w:val="20"/>
                  <w:szCs w:val="20"/>
                </w:rPr>
                <w:t>different language to email</w:t>
              </w:r>
            </w:ins>
          </w:p>
        </w:tc>
      </w:tr>
      <w:tr w:rsidR="009B3BA3" w:rsidTr="009B3BA3">
        <w:trPr>
          <w:trHeight w:val="543"/>
        </w:trPr>
        <w:tc>
          <w:tcPr>
            <w:tcW w:w="1515" w:type="pct"/>
            <w:shd w:val="clear" w:color="auto" w:fill="auto"/>
            <w:tcMar>
              <w:top w:w="15" w:type="dxa"/>
              <w:left w:w="15" w:type="dxa"/>
              <w:bottom w:w="0" w:type="dxa"/>
              <w:right w:w="15" w:type="dxa"/>
            </w:tcMar>
            <w:hideMark/>
          </w:tcPr>
          <w:p w:rsidR="009B3BA3" w:rsidRPr="001F7B1A" w:rsidRDefault="009B3BA3">
            <w:pPr>
              <w:rPr>
                <w:rFonts w:ascii="Arial" w:hAnsi="Arial" w:cs="Arial"/>
                <w:color w:val="000000"/>
                <w:sz w:val="20"/>
                <w:szCs w:val="20"/>
              </w:rPr>
            </w:pPr>
            <w:r w:rsidRPr="001F7B1A">
              <w:rPr>
                <w:rFonts w:ascii="Arial" w:hAnsi="Arial" w:cs="Arial"/>
                <w:color w:val="000000"/>
                <w:sz w:val="20"/>
                <w:szCs w:val="20"/>
              </w:rPr>
              <w:t>LYBR-UM-003 Exchange UM must be implemented without impact to current usage of GLMS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trHeight w:val="381"/>
        </w:trPr>
        <w:tc>
          <w:tcPr>
            <w:tcW w:w="1515" w:type="pct"/>
            <w:shd w:val="clear" w:color="auto" w:fill="auto"/>
            <w:tcMar>
              <w:top w:w="15" w:type="dxa"/>
              <w:left w:w="15" w:type="dxa"/>
              <w:bottom w:w="0" w:type="dxa"/>
              <w:right w:w="15" w:type="dxa"/>
            </w:tcMar>
            <w:hideMark/>
          </w:tcPr>
          <w:p w:rsidR="009B3BA3" w:rsidRPr="001F7B1A" w:rsidRDefault="009B3BA3">
            <w:pPr>
              <w:rPr>
                <w:rFonts w:ascii="Arial" w:hAnsi="Arial" w:cs="Arial"/>
                <w:color w:val="000000"/>
                <w:sz w:val="20"/>
                <w:szCs w:val="20"/>
              </w:rPr>
            </w:pPr>
            <w:r w:rsidRPr="001F7B1A">
              <w:rPr>
                <w:rFonts w:ascii="Arial" w:hAnsi="Arial" w:cs="Arial"/>
                <w:color w:val="000000"/>
                <w:sz w:val="20"/>
                <w:szCs w:val="20"/>
              </w:rPr>
              <w:t>LYBR-VT-PBX-003 Deployment and use of Common Area Phones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trHeight w:val="407"/>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LYBR-VT-PBX-008 </w:t>
            </w:r>
            <w:r>
              <w:rPr>
                <w:rFonts w:ascii="Arial" w:hAnsi="Arial" w:cs="Arial"/>
                <w:color w:val="000000"/>
                <w:sz w:val="20"/>
                <w:szCs w:val="20"/>
              </w:rPr>
              <w:t>Support for paging Systems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bl>
    <w:p w:rsidR="00766CC8" w:rsidRDefault="00766CC8"/>
    <w:p w:rsidR="00766CC8" w:rsidRDefault="00B20A88" w:rsidP="00470C95">
      <w:pPr>
        <w:pStyle w:val="EYHeading3"/>
      </w:pPr>
      <w:bookmarkStart w:id="308" w:name="_Toc332218293"/>
      <w:r>
        <w:t>Operational Requirements</w:t>
      </w:r>
      <w:bookmarkEnd w:id="308"/>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972"/>
        <w:gridCol w:w="1014"/>
        <w:gridCol w:w="2857"/>
        <w:gridCol w:w="2963"/>
      </w:tblGrid>
      <w:tr w:rsidR="009B3BA3" w:rsidTr="009B3BA3">
        <w:trPr>
          <w:trHeight w:val="400"/>
        </w:trPr>
        <w:tc>
          <w:tcPr>
            <w:tcW w:w="1515"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Vision and Scope Requirement Name</w:t>
            </w:r>
          </w:p>
        </w:tc>
        <w:tc>
          <w:tcPr>
            <w:tcW w:w="517" w:type="pct"/>
            <w:tcBorders>
              <w:top w:val="dotted" w:sz="4" w:space="0" w:color="auto"/>
              <w:bottom w:val="single" w:sz="6" w:space="0" w:color="auto"/>
            </w:tcBorders>
            <w:shd w:val="clear" w:color="auto" w:fill="D9D9D9" w:themeFill="background1" w:themeFillShade="D9"/>
          </w:tcPr>
          <w:p w:rsidR="009B3BA3" w:rsidRDefault="009B3BA3" w:rsidP="009B3BA3">
            <w:pPr>
              <w:jc w:val="center"/>
              <w:rPr>
                <w:rFonts w:ascii="Arial" w:hAnsi="Arial" w:cs="Arial"/>
                <w:b/>
                <w:bCs/>
                <w:color w:val="FFFFFF"/>
                <w:sz w:val="20"/>
                <w:szCs w:val="20"/>
              </w:rPr>
            </w:pPr>
            <w:r>
              <w:rPr>
                <w:rFonts w:ascii="Arial" w:hAnsi="Arial" w:cs="Arial"/>
                <w:b/>
                <w:bCs/>
                <w:color w:val="FFFFFF"/>
                <w:sz w:val="20"/>
                <w:szCs w:val="20"/>
              </w:rPr>
              <w:t>Phase</w:t>
            </w:r>
          </w:p>
        </w:tc>
        <w:tc>
          <w:tcPr>
            <w:tcW w:w="1457"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512"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9B3BA3" w:rsidTr="009B3BA3">
        <w:trPr>
          <w:trHeight w:val="539"/>
        </w:trPr>
        <w:tc>
          <w:tcPr>
            <w:tcW w:w="1515"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LYBR-NF-AVAIL-006 </w:t>
            </w:r>
            <w:r>
              <w:rPr>
                <w:rFonts w:ascii="Arial" w:hAnsi="Arial" w:cs="Arial"/>
                <w:color w:val="000000"/>
                <w:sz w:val="20"/>
                <w:szCs w:val="20"/>
              </w:rPr>
              <w:t>OR05 AV conferencing and Enterprise voice quality assurance using Monitoring server reporting services</w:t>
            </w:r>
          </w:p>
        </w:tc>
        <w:tc>
          <w:tcPr>
            <w:tcW w:w="517" w:type="pct"/>
            <w:tcBorders>
              <w:top w:val="single" w:sz="6" w:space="0" w:color="auto"/>
            </w:tcBorders>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trHeight w:val="830"/>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LYBR-NF-OTH-003 </w:t>
            </w:r>
            <w:r>
              <w:rPr>
                <w:rFonts w:ascii="Arial" w:hAnsi="Arial" w:cs="Arial"/>
                <w:color w:val="000000"/>
                <w:sz w:val="20"/>
                <w:szCs w:val="20"/>
              </w:rPr>
              <w:t>OR13 User enablement for Outbound dialing assumes a portal and process is established for users and managers to order headsets and/or other telephony devices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rsidP="00766CC8">
            <w:pPr>
              <w:rPr>
                <w:rFonts w:ascii="Arial" w:hAnsi="Arial" w:cs="Arial"/>
                <w:color w:val="000000"/>
                <w:sz w:val="20"/>
                <w:szCs w:val="20"/>
              </w:rPr>
            </w:pPr>
            <w:r>
              <w:rPr>
                <w:rFonts w:ascii="Arial" w:hAnsi="Arial" w:cs="Arial"/>
                <w:color w:val="000000"/>
                <w:sz w:val="20"/>
                <w:szCs w:val="20"/>
              </w:rPr>
              <w:t>No traced requirements</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r w:rsidRPr="00766CC8">
              <w:rPr>
                <w:rFonts w:ascii="Arial" w:hAnsi="Arial" w:cs="Arial"/>
                <w:color w:val="000000"/>
                <w:sz w:val="20"/>
                <w:szCs w:val="20"/>
              </w:rPr>
              <w:t>Not a requirement - purchase will be via standard EY processes</w:t>
            </w:r>
          </w:p>
          <w:p w:rsidR="009B3BA3" w:rsidRDefault="009B3BA3">
            <w:pPr>
              <w:rPr>
                <w:rFonts w:ascii="Arial" w:hAnsi="Arial" w:cs="Arial"/>
                <w:color w:val="000000"/>
                <w:sz w:val="20"/>
                <w:szCs w:val="20"/>
              </w:rPr>
            </w:pPr>
            <w:r>
              <w:rPr>
                <w:rFonts w:ascii="Arial" w:hAnsi="Arial" w:cs="Arial"/>
                <w:color w:val="000000"/>
                <w:sz w:val="20"/>
                <w:szCs w:val="20"/>
              </w:rPr>
              <w:t>Rejected</w:t>
            </w:r>
          </w:p>
        </w:tc>
      </w:tr>
    </w:tbl>
    <w:p w:rsidR="00B20A88" w:rsidRDefault="00B20A88"/>
    <w:p w:rsidR="00267486" w:rsidRDefault="00267486"/>
    <w:p w:rsidR="00B20A88" w:rsidRDefault="00B20A88" w:rsidP="00470C95">
      <w:pPr>
        <w:pStyle w:val="EYHeading3"/>
      </w:pPr>
      <w:bookmarkStart w:id="309" w:name="_Toc332218294"/>
      <w:r>
        <w:t>System Requirements</w:t>
      </w:r>
      <w:bookmarkEnd w:id="309"/>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972"/>
        <w:gridCol w:w="1014"/>
        <w:gridCol w:w="2857"/>
        <w:gridCol w:w="2963"/>
      </w:tblGrid>
      <w:tr w:rsidR="009B3BA3" w:rsidTr="009B3BA3">
        <w:trPr>
          <w:cantSplit/>
          <w:trHeight w:val="416"/>
          <w:tblHeader/>
        </w:trPr>
        <w:tc>
          <w:tcPr>
            <w:tcW w:w="1515"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Vision and Scope Requirement Name</w:t>
            </w:r>
          </w:p>
        </w:tc>
        <w:tc>
          <w:tcPr>
            <w:tcW w:w="517" w:type="pct"/>
            <w:tcBorders>
              <w:top w:val="dotted" w:sz="4" w:space="0" w:color="auto"/>
              <w:bottom w:val="single" w:sz="6" w:space="0" w:color="auto"/>
            </w:tcBorders>
            <w:shd w:val="clear" w:color="auto" w:fill="D9D9D9" w:themeFill="background1" w:themeFillShade="D9"/>
          </w:tcPr>
          <w:p w:rsidR="009B3BA3" w:rsidRDefault="009B3BA3" w:rsidP="009B3BA3">
            <w:pPr>
              <w:jc w:val="center"/>
              <w:rPr>
                <w:rFonts w:ascii="Arial" w:hAnsi="Arial" w:cs="Arial"/>
                <w:b/>
                <w:bCs/>
                <w:color w:val="FFFFFF"/>
                <w:sz w:val="20"/>
                <w:szCs w:val="20"/>
              </w:rPr>
            </w:pPr>
            <w:r>
              <w:rPr>
                <w:rFonts w:ascii="Arial" w:hAnsi="Arial" w:cs="Arial"/>
                <w:b/>
                <w:bCs/>
                <w:color w:val="FFFFFF"/>
                <w:sz w:val="20"/>
                <w:szCs w:val="20"/>
              </w:rPr>
              <w:t>Phase</w:t>
            </w:r>
          </w:p>
        </w:tc>
        <w:tc>
          <w:tcPr>
            <w:tcW w:w="1457"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512"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9B3BA3" w:rsidTr="009B3BA3">
        <w:trPr>
          <w:cantSplit/>
          <w:trHeight w:val="814"/>
        </w:trPr>
        <w:tc>
          <w:tcPr>
            <w:tcW w:w="1515"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LYBR-VT-PBX-022 </w:t>
            </w:r>
            <w:r>
              <w:rPr>
                <w:rFonts w:ascii="Arial" w:hAnsi="Arial" w:cs="Arial"/>
                <w:color w:val="000000"/>
                <w:sz w:val="20"/>
                <w:szCs w:val="20"/>
              </w:rPr>
              <w:t>SYS17 Supported use of “soft DIDs” for numbers assigned to “groups” that do not necessarily ring a particular user but perhaps a Hunt Group</w:t>
            </w:r>
          </w:p>
        </w:tc>
        <w:tc>
          <w:tcPr>
            <w:tcW w:w="517" w:type="pct"/>
            <w:tcBorders>
              <w:top w:val="single" w:sz="6" w:space="0" w:color="auto"/>
            </w:tcBorders>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cantSplit/>
          <w:trHeight w:val="827"/>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LYBR-VT-PBX-023 </w:t>
            </w:r>
            <w:r>
              <w:rPr>
                <w:rFonts w:ascii="Arial" w:hAnsi="Arial" w:cs="Arial"/>
                <w:color w:val="000000"/>
                <w:sz w:val="20"/>
                <w:szCs w:val="20"/>
              </w:rPr>
              <w:t>SYS18 The voice platform must support multiple points of presence (MPOP) where a user can be logged into the Lync client and receive calls both their and on their supported hard-phone.</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cantSplit/>
          <w:trHeight w:val="954"/>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LYBR-VT-PBX-024 </w:t>
            </w:r>
            <w:r>
              <w:rPr>
                <w:rFonts w:ascii="Arial" w:hAnsi="Arial" w:cs="Arial"/>
                <w:color w:val="000000"/>
                <w:sz w:val="20"/>
                <w:szCs w:val="20"/>
              </w:rPr>
              <w:t>SYS19 Lync Server must support basic traditional PBX phone services, such as music-on-hold, Boss/Admin delegation, forward all calls, presentation of Caller ID, ability to transfer calls and use of Common Area Phones.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cantSplit/>
          <w:trHeight w:val="682"/>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LYBR-VT-PBX-025 </w:t>
            </w:r>
            <w:r>
              <w:rPr>
                <w:rFonts w:ascii="Arial" w:hAnsi="Arial" w:cs="Arial"/>
                <w:color w:val="000000"/>
                <w:sz w:val="20"/>
                <w:szCs w:val="20"/>
              </w:rPr>
              <w:t>SYS20 Lync Server must support enhanced voice features such as Team Ring, Response Groups, Call Park, enhanced Admin Assistant experience, and Emergency Services.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cantSplit/>
          <w:trHeight w:val="536"/>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LYBR-VC-LL-002 </w:t>
            </w:r>
            <w:r>
              <w:rPr>
                <w:rFonts w:ascii="Arial" w:hAnsi="Arial" w:cs="Arial"/>
                <w:color w:val="000000"/>
                <w:sz w:val="20"/>
                <w:szCs w:val="20"/>
              </w:rPr>
              <w:t xml:space="preserve">SYS23 Video standards and experience should be maintained through all phases of the project: </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9B3BA3">
        <w:trPr>
          <w:cantSplit/>
          <w:trHeight w:val="531"/>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LYBR-VT-PBX-026 </w:t>
            </w:r>
            <w:r>
              <w:rPr>
                <w:rFonts w:ascii="Arial" w:hAnsi="Arial" w:cs="Arial"/>
                <w:color w:val="000000"/>
                <w:sz w:val="20"/>
                <w:szCs w:val="20"/>
              </w:rPr>
              <w:t>SYS26 Supported use of analog phone devices and fax machines with Lync Server platform.</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bl>
    <w:p w:rsidR="00B20A88" w:rsidRDefault="00B20A88"/>
    <w:p w:rsidR="00B20A88" w:rsidRDefault="00B20A88" w:rsidP="00470C95">
      <w:pPr>
        <w:pStyle w:val="EYHeading3"/>
      </w:pPr>
      <w:bookmarkStart w:id="310" w:name="_Toc332218295"/>
      <w:r>
        <w:t>Unified Messaging Requirements</w:t>
      </w:r>
      <w:bookmarkEnd w:id="310"/>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972"/>
        <w:gridCol w:w="1014"/>
        <w:gridCol w:w="2857"/>
        <w:gridCol w:w="2963"/>
      </w:tblGrid>
      <w:tr w:rsidR="009B3BA3" w:rsidTr="00E15391">
        <w:trPr>
          <w:trHeight w:val="333"/>
          <w:tblHeader/>
        </w:trPr>
        <w:tc>
          <w:tcPr>
            <w:tcW w:w="1515"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Vision and Scope Requirement Name</w:t>
            </w:r>
          </w:p>
        </w:tc>
        <w:tc>
          <w:tcPr>
            <w:tcW w:w="517" w:type="pct"/>
            <w:tcBorders>
              <w:top w:val="dotted" w:sz="4" w:space="0" w:color="auto"/>
              <w:bottom w:val="single" w:sz="6" w:space="0" w:color="auto"/>
            </w:tcBorders>
            <w:shd w:val="clear" w:color="auto" w:fill="D9D9D9" w:themeFill="background1" w:themeFillShade="D9"/>
          </w:tcPr>
          <w:p w:rsidR="009B3BA3" w:rsidRDefault="009B3BA3" w:rsidP="009B3BA3">
            <w:pPr>
              <w:jc w:val="center"/>
              <w:rPr>
                <w:rFonts w:ascii="Arial" w:hAnsi="Arial" w:cs="Arial"/>
                <w:b/>
                <w:bCs/>
                <w:color w:val="FFFFFF"/>
                <w:sz w:val="20"/>
                <w:szCs w:val="20"/>
              </w:rPr>
            </w:pPr>
            <w:r>
              <w:rPr>
                <w:rFonts w:ascii="Arial" w:hAnsi="Arial" w:cs="Arial"/>
                <w:b/>
                <w:bCs/>
                <w:color w:val="FFFFFF"/>
                <w:sz w:val="20"/>
                <w:szCs w:val="20"/>
              </w:rPr>
              <w:t>Phase</w:t>
            </w:r>
          </w:p>
        </w:tc>
        <w:tc>
          <w:tcPr>
            <w:tcW w:w="1457"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512" w:type="pct"/>
            <w:tcBorders>
              <w:top w:val="dotted" w:sz="4" w:space="0" w:color="auto"/>
              <w:bottom w:val="single" w:sz="6" w:space="0" w:color="auto"/>
            </w:tcBorders>
            <w:shd w:val="clear" w:color="auto" w:fill="D9D9D9" w:themeFill="background1" w:themeFillShade="D9"/>
            <w:tcMar>
              <w:top w:w="15" w:type="dxa"/>
              <w:left w:w="15" w:type="dxa"/>
              <w:bottom w:w="0" w:type="dxa"/>
              <w:right w:w="15" w:type="dxa"/>
            </w:tcMar>
            <w:hideMark/>
          </w:tcPr>
          <w:p w:rsidR="009B3BA3" w:rsidRPr="00DC43F7" w:rsidRDefault="009B3BA3"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9B3BA3" w:rsidTr="00E15391">
        <w:trPr>
          <w:trHeight w:val="539"/>
        </w:trPr>
        <w:tc>
          <w:tcPr>
            <w:tcW w:w="1515"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LYBR-UM-006 </w:t>
            </w:r>
            <w:r>
              <w:rPr>
                <w:rFonts w:ascii="Arial" w:hAnsi="Arial" w:cs="Arial"/>
                <w:color w:val="000000"/>
                <w:sz w:val="20"/>
                <w:szCs w:val="20"/>
              </w:rPr>
              <w:t>UM01 Unified Messaging must provide call coverage for Lync users in the PBX-replacement Pilot</w:t>
            </w:r>
          </w:p>
        </w:tc>
        <w:tc>
          <w:tcPr>
            <w:tcW w:w="517" w:type="pct"/>
            <w:tcBorders>
              <w:top w:val="single" w:sz="6" w:space="0" w:color="auto"/>
            </w:tcBorders>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LY-UM-001</w:t>
            </w:r>
          </w:p>
        </w:tc>
        <w:tc>
          <w:tcPr>
            <w:tcW w:w="1512" w:type="pct"/>
            <w:tcBorders>
              <w:top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PBX replacement call coverage</w:t>
            </w:r>
          </w:p>
        </w:tc>
      </w:tr>
      <w:tr w:rsidR="009B3BA3" w:rsidTr="00E15391">
        <w:trPr>
          <w:trHeight w:val="547"/>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LYBR-UM-007 </w:t>
            </w:r>
            <w:r>
              <w:rPr>
                <w:rFonts w:ascii="Arial" w:hAnsi="Arial" w:cs="Arial"/>
                <w:color w:val="000000"/>
                <w:sz w:val="20"/>
                <w:szCs w:val="20"/>
              </w:rPr>
              <w:t>UM02 Unified Messaging must provide Message Waiting Indicator services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LY-UM-002</w:t>
            </w:r>
          </w:p>
        </w:tc>
        <w:tc>
          <w:tcPr>
            <w:tcW w:w="1512" w:type="pct"/>
            <w:shd w:val="clear" w:color="auto" w:fill="auto"/>
            <w:tcMar>
              <w:top w:w="15" w:type="dxa"/>
              <w:left w:w="15" w:type="dxa"/>
              <w:bottom w:w="0" w:type="dxa"/>
              <w:right w:w="15" w:type="dxa"/>
            </w:tcMar>
            <w:hideMark/>
          </w:tcPr>
          <w:p w:rsidR="009B3BA3" w:rsidRDefault="009B3BA3" w:rsidP="00E460CD">
            <w:pPr>
              <w:rPr>
                <w:rFonts w:ascii="Arial" w:hAnsi="Arial" w:cs="Arial"/>
                <w:color w:val="000000"/>
                <w:sz w:val="20"/>
                <w:szCs w:val="20"/>
              </w:rPr>
            </w:pPr>
            <w:r>
              <w:rPr>
                <w:rFonts w:ascii="Arial" w:hAnsi="Arial" w:cs="Arial"/>
                <w:color w:val="000000"/>
                <w:sz w:val="20"/>
                <w:szCs w:val="20"/>
              </w:rPr>
              <w:t>Message Waiting Indicator</w:t>
            </w:r>
          </w:p>
        </w:tc>
      </w:tr>
      <w:tr w:rsidR="009B3BA3" w:rsidTr="00E15391">
        <w:trPr>
          <w:trHeight w:val="611"/>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LYBR-UM-008 </w:t>
            </w:r>
            <w:r>
              <w:rPr>
                <w:rFonts w:ascii="Arial" w:hAnsi="Arial" w:cs="Arial"/>
                <w:color w:val="000000"/>
                <w:sz w:val="20"/>
                <w:szCs w:val="20"/>
              </w:rPr>
              <w:t>UM03 Unified Messaging must provide Telephony User Interface services for accessing  voicemail via a physical phone</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LY-UM-003</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Voicemail via a physical phone</w:t>
            </w:r>
          </w:p>
        </w:tc>
      </w:tr>
      <w:tr w:rsidR="009B3BA3" w:rsidTr="00E15391">
        <w:trPr>
          <w:trHeight w:val="549"/>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LYBR-UM-009 </w:t>
            </w:r>
            <w:r>
              <w:rPr>
                <w:rFonts w:ascii="Arial" w:hAnsi="Arial" w:cs="Arial"/>
                <w:color w:val="000000"/>
                <w:sz w:val="20"/>
                <w:szCs w:val="20"/>
              </w:rPr>
              <w:t xml:space="preserve">UM04 Unified Messaging must provide a voice recognition service for searching and calling a user </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E15391">
        <w:trPr>
          <w:trHeight w:val="529"/>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LYBR-UM-010 </w:t>
            </w:r>
            <w:r>
              <w:rPr>
                <w:rFonts w:ascii="Arial" w:hAnsi="Arial" w:cs="Arial"/>
                <w:color w:val="000000"/>
                <w:sz w:val="20"/>
                <w:szCs w:val="20"/>
              </w:rPr>
              <w:t>UM05 Exchange Unified Messaging must support administration via policy for message retention</w:t>
            </w:r>
          </w:p>
        </w:tc>
        <w:tc>
          <w:tcPr>
            <w:tcW w:w="517" w:type="pct"/>
          </w:tcPr>
          <w:p w:rsidR="009B3BA3" w:rsidRPr="00FE69D1"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ins w:id="311" w:author="Ally Ward" w:date="2012-11-02T14:19:00Z"/>
                <w:rFonts w:ascii="Arial" w:hAnsi="Arial" w:cs="Arial"/>
                <w:color w:val="000000"/>
                <w:sz w:val="20"/>
                <w:szCs w:val="20"/>
              </w:rPr>
            </w:pPr>
            <w:ins w:id="312" w:author="Ally Ward" w:date="2012-11-02T14:19:00Z">
              <w:r w:rsidRPr="00FE69D1">
                <w:rPr>
                  <w:rFonts w:ascii="Arial" w:hAnsi="Arial" w:cs="Arial"/>
                  <w:color w:val="000000"/>
                  <w:sz w:val="20"/>
                  <w:szCs w:val="20"/>
                </w:rPr>
                <w:t>LY-UM-007</w:t>
              </w:r>
              <w:r>
                <w:rPr>
                  <w:rFonts w:ascii="Arial" w:hAnsi="Arial" w:cs="Arial"/>
                  <w:color w:val="000000"/>
                  <w:sz w:val="20"/>
                  <w:szCs w:val="20"/>
                </w:rPr>
                <w:t xml:space="preserve"> </w:t>
              </w:r>
            </w:ins>
          </w:p>
          <w:p w:rsidR="009B3BA3" w:rsidRDefault="009B3BA3">
            <w:pPr>
              <w:rPr>
                <w:rFonts w:ascii="Arial" w:hAnsi="Arial" w:cs="Arial"/>
                <w:color w:val="000000"/>
                <w:sz w:val="20"/>
                <w:szCs w:val="20"/>
              </w:rPr>
            </w:pPr>
            <w:ins w:id="313" w:author="Ally Ward" w:date="2012-11-02T14:19:00Z">
              <w:r w:rsidRPr="00FE69D1">
                <w:rPr>
                  <w:rFonts w:ascii="Arial" w:hAnsi="Arial" w:cs="Arial"/>
                  <w:color w:val="000000"/>
                  <w:sz w:val="20"/>
                  <w:szCs w:val="20"/>
                </w:rPr>
                <w:t>LY-UM-008</w:t>
              </w:r>
            </w:ins>
          </w:p>
        </w:tc>
        <w:tc>
          <w:tcPr>
            <w:tcW w:w="1512" w:type="pct"/>
            <w:shd w:val="clear" w:color="auto" w:fill="auto"/>
            <w:tcMar>
              <w:top w:w="15" w:type="dxa"/>
              <w:left w:w="15" w:type="dxa"/>
              <w:bottom w:w="0" w:type="dxa"/>
              <w:right w:w="15" w:type="dxa"/>
            </w:tcMar>
            <w:hideMark/>
          </w:tcPr>
          <w:p w:rsidR="009B3BA3" w:rsidRDefault="009B3BA3">
            <w:pPr>
              <w:rPr>
                <w:ins w:id="314" w:author="Ally Ward" w:date="2012-11-02T14:19:00Z"/>
                <w:rFonts w:ascii="Arial" w:hAnsi="Arial" w:cs="Arial"/>
                <w:color w:val="000000"/>
                <w:sz w:val="20"/>
                <w:szCs w:val="20"/>
              </w:rPr>
            </w:pPr>
            <w:r>
              <w:rPr>
                <w:rFonts w:ascii="Arial" w:hAnsi="Arial" w:cs="Arial"/>
                <w:color w:val="000000"/>
                <w:sz w:val="20"/>
                <w:szCs w:val="20"/>
              </w:rPr>
              <w:t> </w:t>
            </w:r>
            <w:ins w:id="315" w:author="Ally Ward" w:date="2012-11-02T14:19:00Z">
              <w:r w:rsidRPr="00FE69D1">
                <w:rPr>
                  <w:rFonts w:ascii="Arial" w:hAnsi="Arial" w:cs="Arial"/>
                  <w:color w:val="000000"/>
                  <w:sz w:val="20"/>
                  <w:szCs w:val="20"/>
                </w:rPr>
                <w:t>UM - different language to email</w:t>
              </w:r>
            </w:ins>
          </w:p>
          <w:p w:rsidR="009B3BA3" w:rsidRDefault="009B3BA3">
            <w:pPr>
              <w:rPr>
                <w:rFonts w:ascii="Arial" w:hAnsi="Arial" w:cs="Arial"/>
                <w:color w:val="000000"/>
                <w:sz w:val="20"/>
                <w:szCs w:val="20"/>
              </w:rPr>
            </w:pPr>
            <w:ins w:id="316" w:author="Ally Ward" w:date="2012-11-02T14:19:00Z">
              <w:r w:rsidRPr="00FE69D1">
                <w:rPr>
                  <w:rFonts w:ascii="Arial" w:hAnsi="Arial" w:cs="Arial"/>
                  <w:color w:val="000000"/>
                  <w:sz w:val="20"/>
                  <w:szCs w:val="20"/>
                </w:rPr>
                <w:t>UM - custom greetings</w:t>
              </w:r>
            </w:ins>
          </w:p>
        </w:tc>
      </w:tr>
      <w:tr w:rsidR="009B3BA3" w:rsidTr="00E15391">
        <w:trPr>
          <w:trHeight w:val="536"/>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LYBR-UM-011 </w:t>
            </w:r>
            <w:r>
              <w:rPr>
                <w:rFonts w:ascii="Arial" w:hAnsi="Arial" w:cs="Arial"/>
                <w:color w:val="000000"/>
                <w:sz w:val="20"/>
                <w:szCs w:val="20"/>
              </w:rPr>
              <w:t>UM06 Exchange Unified Messaging voicemail messages should not be transcribed into emails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E15391">
        <w:trPr>
          <w:trHeight w:val="530"/>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LYBR-UM-012 </w:t>
            </w:r>
            <w:r>
              <w:rPr>
                <w:rFonts w:ascii="Arial" w:hAnsi="Arial" w:cs="Arial"/>
                <w:color w:val="000000"/>
                <w:sz w:val="20"/>
                <w:szCs w:val="20"/>
              </w:rPr>
              <w:t>UM07 Exchange Unified Messaging voicemails must not be archived</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E15391">
        <w:trPr>
          <w:trHeight w:val="552"/>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LYBR-UM-013 </w:t>
            </w:r>
            <w:r>
              <w:rPr>
                <w:rFonts w:ascii="Arial" w:hAnsi="Arial" w:cs="Arial"/>
                <w:color w:val="000000"/>
                <w:sz w:val="20"/>
                <w:szCs w:val="20"/>
              </w:rPr>
              <w:t>UM08 Exchange Unified Messaging must support the display of Caller ID and must resolve to a user name for internal callers</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LY-UM-004</w:t>
            </w:r>
            <w:r>
              <w:rPr>
                <w:rFonts w:ascii="Arial" w:hAnsi="Arial" w:cs="Arial"/>
                <w:color w:val="000000"/>
                <w:sz w:val="20"/>
                <w:szCs w:val="20"/>
              </w:rPr>
              <w:br/>
              <w:t>LY-UM-005</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Caller ID display</w:t>
            </w:r>
            <w:r>
              <w:rPr>
                <w:rFonts w:ascii="Arial" w:hAnsi="Arial" w:cs="Arial"/>
                <w:color w:val="000000"/>
                <w:sz w:val="20"/>
                <w:szCs w:val="20"/>
              </w:rPr>
              <w:br/>
              <w:t>Caller id resolve to user name</w:t>
            </w:r>
          </w:p>
        </w:tc>
      </w:tr>
      <w:tr w:rsidR="009B3BA3" w:rsidTr="00E15391">
        <w:trPr>
          <w:trHeight w:val="532"/>
        </w:trPr>
        <w:tc>
          <w:tcPr>
            <w:tcW w:w="1515" w:type="pct"/>
            <w:shd w:val="clear" w:color="auto" w:fill="auto"/>
            <w:tcMar>
              <w:top w:w="15" w:type="dxa"/>
              <w:left w:w="15" w:type="dxa"/>
              <w:bottom w:w="0" w:type="dxa"/>
              <w:right w:w="15" w:type="dxa"/>
            </w:tcMar>
            <w:hideMark/>
          </w:tcPr>
          <w:p w:rsidR="009B3BA3" w:rsidRDefault="009B3BA3" w:rsidP="005E7E82">
            <w:pPr>
              <w:rPr>
                <w:rFonts w:ascii="Arial" w:hAnsi="Arial" w:cs="Arial"/>
                <w:color w:val="000000"/>
                <w:sz w:val="20"/>
                <w:szCs w:val="20"/>
              </w:rPr>
            </w:pPr>
            <w:r w:rsidRPr="00997D2B">
              <w:rPr>
                <w:rFonts w:ascii="Arial" w:hAnsi="Arial" w:cs="Arial"/>
                <w:color w:val="000000"/>
                <w:sz w:val="20"/>
                <w:szCs w:val="20"/>
              </w:rPr>
              <w:t>LYBR-UM-01</w:t>
            </w:r>
            <w:r>
              <w:rPr>
                <w:rFonts w:ascii="Arial" w:hAnsi="Arial" w:cs="Arial"/>
                <w:color w:val="000000"/>
                <w:sz w:val="20"/>
                <w:szCs w:val="20"/>
              </w:rPr>
              <w:t>4</w:t>
            </w:r>
            <w:r w:rsidRPr="00997D2B">
              <w:rPr>
                <w:rFonts w:ascii="Arial" w:hAnsi="Arial" w:cs="Arial"/>
                <w:color w:val="000000"/>
                <w:sz w:val="20"/>
                <w:szCs w:val="20"/>
              </w:rPr>
              <w:t xml:space="preserve"> </w:t>
            </w:r>
            <w:r>
              <w:rPr>
                <w:rFonts w:ascii="Arial" w:hAnsi="Arial" w:cs="Arial"/>
                <w:color w:val="000000"/>
                <w:sz w:val="20"/>
                <w:szCs w:val="20"/>
              </w:rPr>
              <w:t>UM09 Exchange Unified Messaging must be configured to prevent voicemails from being forwarded outside of the organization</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No traced requirements</w:t>
            </w:r>
          </w:p>
        </w:tc>
        <w:tc>
          <w:tcPr>
            <w:tcW w:w="1512" w:type="pct"/>
            <w:shd w:val="clear" w:color="auto" w:fill="auto"/>
            <w:tcMar>
              <w:top w:w="15" w:type="dxa"/>
              <w:left w:w="15" w:type="dxa"/>
              <w:bottom w:w="0" w:type="dxa"/>
              <w:right w:w="15" w:type="dxa"/>
            </w:tcMar>
            <w:hideMark/>
          </w:tcPr>
          <w:p w:rsidR="009B3BA3" w:rsidRDefault="009B3BA3" w:rsidP="00E34846">
            <w:pPr>
              <w:rPr>
                <w:rFonts w:ascii="Arial" w:hAnsi="Arial" w:cs="Arial"/>
                <w:color w:val="000000"/>
                <w:sz w:val="20"/>
                <w:szCs w:val="20"/>
              </w:rPr>
            </w:pPr>
            <w:r w:rsidRPr="005E7E82">
              <w:rPr>
                <w:rFonts w:ascii="Arial" w:hAnsi="Arial" w:cs="Arial"/>
                <w:color w:val="000000"/>
                <w:sz w:val="20"/>
                <w:szCs w:val="20"/>
              </w:rPr>
              <w:t>Q&amp;RM is allowing for the forward of VM messages</w:t>
            </w:r>
          </w:p>
          <w:p w:rsidR="009B3BA3" w:rsidRDefault="009B3BA3">
            <w:pPr>
              <w:rPr>
                <w:rFonts w:ascii="Arial" w:hAnsi="Arial" w:cs="Arial"/>
                <w:color w:val="000000"/>
                <w:sz w:val="20"/>
                <w:szCs w:val="20"/>
              </w:rPr>
            </w:pPr>
            <w:r>
              <w:rPr>
                <w:rFonts w:ascii="Arial" w:hAnsi="Arial" w:cs="Arial"/>
                <w:color w:val="000000"/>
                <w:sz w:val="20"/>
                <w:szCs w:val="20"/>
              </w:rPr>
              <w:t>Rejected</w:t>
            </w:r>
          </w:p>
        </w:tc>
      </w:tr>
      <w:tr w:rsidR="009B3BA3" w:rsidTr="00E15391">
        <w:trPr>
          <w:trHeight w:val="810"/>
        </w:trPr>
        <w:tc>
          <w:tcPr>
            <w:tcW w:w="1515"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LYBR-UM-015 </w:t>
            </w:r>
            <w:r>
              <w:rPr>
                <w:rFonts w:ascii="Arial" w:hAnsi="Arial" w:cs="Arial"/>
                <w:color w:val="000000"/>
                <w:sz w:val="20"/>
                <w:szCs w:val="20"/>
              </w:rPr>
              <w:t>UM10 Exchange Unified Messaging must be configured to prevent voicemails from being forwarded within the organization by both group and voicemail type</w:t>
            </w:r>
          </w:p>
        </w:tc>
        <w:tc>
          <w:tcPr>
            <w:tcW w:w="517" w:type="pct"/>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Tr="00E15391">
        <w:trPr>
          <w:trHeight w:val="539"/>
        </w:trPr>
        <w:tc>
          <w:tcPr>
            <w:tcW w:w="1515" w:type="pct"/>
            <w:tcBorders>
              <w:bottom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LYBR-UM-016 </w:t>
            </w:r>
            <w:r>
              <w:rPr>
                <w:rFonts w:ascii="Arial" w:hAnsi="Arial" w:cs="Arial"/>
                <w:color w:val="000000"/>
                <w:sz w:val="20"/>
                <w:szCs w:val="20"/>
              </w:rPr>
              <w:t>UM11 Exchange Unified Messaging must be configured to prevent the local download of voicemail media files by users</w:t>
            </w:r>
          </w:p>
        </w:tc>
        <w:tc>
          <w:tcPr>
            <w:tcW w:w="517" w:type="pct"/>
            <w:tcBorders>
              <w:bottom w:val="single" w:sz="6" w:space="0" w:color="auto"/>
            </w:tcBorders>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tcBorders>
              <w:bottom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tcBorders>
              <w:bottom w:val="single" w:sz="6" w:space="0" w:color="auto"/>
            </w:tcBorders>
            <w:shd w:val="clear" w:color="auto"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RPr="001405C3" w:rsidTr="00E15391">
        <w:trPr>
          <w:trHeight w:val="249"/>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LYBR-UM-017 </w:t>
            </w:r>
            <w:r>
              <w:rPr>
                <w:rFonts w:ascii="Arial" w:hAnsi="Arial" w:cs="Arial"/>
                <w:color w:val="000000"/>
                <w:sz w:val="20"/>
                <w:szCs w:val="20"/>
              </w:rPr>
              <w:t>UM12 Ability for preservation of voicemail during legal hold</w:t>
            </w:r>
          </w:p>
        </w:tc>
        <w:tc>
          <w:tcPr>
            <w:tcW w:w="517" w:type="pct"/>
            <w:tcBorders>
              <w:top w:val="single" w:sz="6" w:space="0" w:color="auto"/>
              <w:bottom w:val="single" w:sz="6" w:space="0" w:color="auto"/>
            </w:tcBorders>
            <w:shd w:val="clear" w:color="B8CCE4" w:fill="auto"/>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LY-UM-006</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Ability for preservation of voicemail during legal hold</w:t>
            </w:r>
          </w:p>
        </w:tc>
      </w:tr>
      <w:tr w:rsidR="009B3BA3" w:rsidRPr="001405C3" w:rsidTr="00E15391">
        <w:trPr>
          <w:trHeight w:val="550"/>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LYBR-UM-018 </w:t>
            </w:r>
            <w:r>
              <w:rPr>
                <w:rFonts w:ascii="Arial" w:hAnsi="Arial" w:cs="Arial"/>
                <w:color w:val="000000"/>
                <w:sz w:val="20"/>
                <w:szCs w:val="20"/>
              </w:rPr>
              <w:t xml:space="preserve">UM13 Must have the ability to disable voice mailbox access and de-provision a user without deleting the voice mailbox.  </w:t>
            </w:r>
          </w:p>
        </w:tc>
        <w:tc>
          <w:tcPr>
            <w:tcW w:w="517" w:type="pct"/>
            <w:tcBorders>
              <w:top w:val="single" w:sz="6" w:space="0" w:color="auto"/>
              <w:bottom w:val="single" w:sz="6" w:space="0" w:color="auto"/>
            </w:tcBorders>
            <w:shd w:val="clear" w:color="B8CCE4" w:fill="auto"/>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r w:rsidR="009B3BA3" w:rsidRPr="001405C3" w:rsidTr="00E15391">
        <w:trPr>
          <w:cantSplit/>
          <w:trHeight w:val="530"/>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sidRPr="00997D2B">
              <w:rPr>
                <w:rFonts w:ascii="Arial" w:hAnsi="Arial" w:cs="Arial"/>
                <w:color w:val="000000"/>
                <w:sz w:val="20"/>
                <w:szCs w:val="20"/>
              </w:rPr>
              <w:t xml:space="preserve">LYBR-UM-019 </w:t>
            </w:r>
            <w:r>
              <w:rPr>
                <w:rFonts w:ascii="Arial" w:hAnsi="Arial" w:cs="Arial"/>
                <w:color w:val="000000"/>
                <w:sz w:val="20"/>
                <w:szCs w:val="20"/>
              </w:rPr>
              <w:t xml:space="preserve">UM14 Need to ability to allow someone else to access a voice mailbox in the event of an investigation or legal requirement.  </w:t>
            </w:r>
          </w:p>
        </w:tc>
        <w:tc>
          <w:tcPr>
            <w:tcW w:w="517" w:type="pct"/>
            <w:tcBorders>
              <w:top w:val="single" w:sz="6" w:space="0" w:color="auto"/>
              <w:bottom w:val="single" w:sz="6" w:space="0" w:color="auto"/>
            </w:tcBorders>
            <w:shd w:val="clear" w:color="B8CCE4" w:fill="auto"/>
          </w:tcPr>
          <w:p w:rsidR="009B3BA3" w:rsidRDefault="009B3BA3" w:rsidP="009B3BA3">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9B3BA3" w:rsidRDefault="009B3BA3">
            <w:pPr>
              <w:rPr>
                <w:rFonts w:ascii="Arial" w:hAnsi="Arial" w:cs="Arial"/>
                <w:color w:val="000000"/>
                <w:sz w:val="20"/>
                <w:szCs w:val="20"/>
              </w:rPr>
            </w:pPr>
            <w:r>
              <w:rPr>
                <w:rFonts w:ascii="Arial" w:hAnsi="Arial" w:cs="Arial"/>
                <w:color w:val="000000"/>
                <w:sz w:val="20"/>
                <w:szCs w:val="20"/>
              </w:rPr>
              <w:t> </w:t>
            </w:r>
          </w:p>
        </w:tc>
      </w:tr>
    </w:tbl>
    <w:p w:rsidR="00B20A88" w:rsidRDefault="00B20A88"/>
    <w:p w:rsidR="00B20A88" w:rsidRDefault="00B20A88"/>
    <w:p w:rsidR="00B20A88" w:rsidRDefault="00B20A88" w:rsidP="00470C95">
      <w:pPr>
        <w:pStyle w:val="EYHeading3"/>
      </w:pPr>
      <w:bookmarkStart w:id="317" w:name="_Toc332218296"/>
      <w:r>
        <w:t>User Requirements</w:t>
      </w:r>
      <w:bookmarkEnd w:id="317"/>
    </w:p>
    <w:tbl>
      <w:tblPr>
        <w:tblW w:w="5000" w:type="pct"/>
        <w:tblBorders>
          <w:top w:val="dotted" w:sz="4" w:space="0" w:color="auto"/>
          <w:left w:val="dotted" w:sz="4" w:space="0" w:color="auto"/>
          <w:bottom w:val="dotted" w:sz="4" w:space="0" w:color="auto"/>
          <w:right w:val="dotted" w:sz="4" w:space="0" w:color="auto"/>
          <w:insideH w:val="single" w:sz="6" w:space="0" w:color="auto"/>
          <w:insideV w:val="single" w:sz="6" w:space="0" w:color="auto"/>
        </w:tblBorders>
        <w:tblCellMar>
          <w:left w:w="0" w:type="dxa"/>
          <w:right w:w="0" w:type="dxa"/>
        </w:tblCellMar>
        <w:tblLook w:val="04A0" w:firstRow="1" w:lastRow="0" w:firstColumn="1" w:lastColumn="0" w:noHBand="0" w:noVBand="1"/>
      </w:tblPr>
      <w:tblGrid>
        <w:gridCol w:w="2972"/>
        <w:gridCol w:w="1014"/>
        <w:gridCol w:w="2857"/>
        <w:gridCol w:w="2963"/>
      </w:tblGrid>
      <w:tr w:rsidR="00E15391" w:rsidRPr="001405C3" w:rsidTr="00E15391">
        <w:trPr>
          <w:cantSplit/>
          <w:trHeight w:val="538"/>
          <w:tblHeader/>
        </w:trPr>
        <w:tc>
          <w:tcPr>
            <w:tcW w:w="1515" w:type="pct"/>
            <w:tcBorders>
              <w:top w:val="single" w:sz="6" w:space="0" w:color="auto"/>
              <w:left w:val="single" w:sz="6" w:space="0" w:color="auto"/>
              <w:bottom w:val="single" w:sz="6" w:space="0" w:color="auto"/>
            </w:tcBorders>
            <w:shd w:val="clear" w:color="B8CCE4" w:fill="D9D9D9" w:themeFill="background1" w:themeFillShade="D9"/>
            <w:tcMar>
              <w:top w:w="15" w:type="dxa"/>
              <w:left w:w="15" w:type="dxa"/>
              <w:bottom w:w="0" w:type="dxa"/>
              <w:right w:w="15" w:type="dxa"/>
            </w:tcMar>
            <w:hideMark/>
          </w:tcPr>
          <w:p w:rsidR="00E15391" w:rsidRPr="00DC43F7" w:rsidRDefault="00E15391" w:rsidP="00BE008C">
            <w:pPr>
              <w:rPr>
                <w:rFonts w:ascii="Arial" w:hAnsi="Arial" w:cs="Arial"/>
                <w:b/>
                <w:bCs/>
                <w:sz w:val="20"/>
                <w:szCs w:val="20"/>
              </w:rPr>
            </w:pPr>
            <w:r>
              <w:rPr>
                <w:rFonts w:ascii="Arial" w:hAnsi="Arial" w:cs="Arial"/>
                <w:b/>
                <w:bCs/>
                <w:color w:val="FFFFFF"/>
                <w:sz w:val="20"/>
                <w:szCs w:val="20"/>
              </w:rPr>
              <w:t>Vision and Scope Requirement Name</w:t>
            </w:r>
          </w:p>
        </w:tc>
        <w:tc>
          <w:tcPr>
            <w:tcW w:w="517" w:type="pct"/>
            <w:tcBorders>
              <w:top w:val="single" w:sz="6" w:space="0" w:color="auto"/>
              <w:bottom w:val="single" w:sz="6" w:space="0" w:color="auto"/>
            </w:tcBorders>
            <w:shd w:val="clear" w:color="B8CCE4" w:fill="D9D9D9" w:themeFill="background1" w:themeFillShade="D9"/>
          </w:tcPr>
          <w:p w:rsidR="00E15391" w:rsidRDefault="00E15391" w:rsidP="00E15391">
            <w:pPr>
              <w:jc w:val="center"/>
              <w:rPr>
                <w:rFonts w:ascii="Arial" w:hAnsi="Arial" w:cs="Arial"/>
                <w:b/>
                <w:bCs/>
                <w:color w:val="FFFFFF"/>
                <w:sz w:val="20"/>
                <w:szCs w:val="20"/>
              </w:rPr>
            </w:pPr>
            <w:r>
              <w:rPr>
                <w:rFonts w:ascii="Arial" w:hAnsi="Arial" w:cs="Arial"/>
                <w:b/>
                <w:bCs/>
                <w:color w:val="FFFFFF"/>
                <w:sz w:val="20"/>
                <w:szCs w:val="20"/>
              </w:rPr>
              <w:t>Phase</w:t>
            </w:r>
          </w:p>
        </w:tc>
        <w:tc>
          <w:tcPr>
            <w:tcW w:w="1457" w:type="pct"/>
            <w:tcBorders>
              <w:top w:val="single" w:sz="6" w:space="0" w:color="auto"/>
              <w:bottom w:val="single" w:sz="6" w:space="0" w:color="auto"/>
            </w:tcBorders>
            <w:shd w:val="clear" w:color="B8CCE4" w:fill="D9D9D9" w:themeFill="background1" w:themeFillShade="D9"/>
            <w:tcMar>
              <w:top w:w="15" w:type="dxa"/>
              <w:left w:w="15" w:type="dxa"/>
              <w:bottom w:w="0" w:type="dxa"/>
              <w:right w:w="15" w:type="dxa"/>
            </w:tcMar>
            <w:hideMark/>
          </w:tcPr>
          <w:p w:rsidR="00E15391" w:rsidRPr="00DC43F7" w:rsidRDefault="00E15391" w:rsidP="00BE008C">
            <w:pPr>
              <w:rPr>
                <w:rFonts w:ascii="Arial" w:hAnsi="Arial" w:cs="Arial"/>
                <w:b/>
                <w:bCs/>
                <w:sz w:val="20"/>
                <w:szCs w:val="20"/>
              </w:rPr>
            </w:pPr>
            <w:r>
              <w:rPr>
                <w:rFonts w:ascii="Arial" w:hAnsi="Arial" w:cs="Arial"/>
                <w:b/>
                <w:bCs/>
                <w:color w:val="FFFFFF"/>
                <w:sz w:val="20"/>
                <w:szCs w:val="20"/>
              </w:rPr>
              <w:t>Traced Functional or Non-Functional Req ID</w:t>
            </w:r>
          </w:p>
        </w:tc>
        <w:tc>
          <w:tcPr>
            <w:tcW w:w="1512" w:type="pct"/>
            <w:tcBorders>
              <w:top w:val="single" w:sz="6" w:space="0" w:color="auto"/>
              <w:bottom w:val="single" w:sz="6" w:space="0" w:color="auto"/>
              <w:right w:val="single" w:sz="6" w:space="0" w:color="auto"/>
            </w:tcBorders>
            <w:shd w:val="clear" w:color="B8CCE4" w:fill="D9D9D9" w:themeFill="background1" w:themeFillShade="D9"/>
            <w:tcMar>
              <w:top w:w="15" w:type="dxa"/>
              <w:left w:w="15" w:type="dxa"/>
              <w:bottom w:w="0" w:type="dxa"/>
              <w:right w:w="15" w:type="dxa"/>
            </w:tcMar>
            <w:hideMark/>
          </w:tcPr>
          <w:p w:rsidR="00E15391" w:rsidRPr="00DC43F7" w:rsidRDefault="00E15391" w:rsidP="00BE008C">
            <w:pPr>
              <w:rPr>
                <w:rFonts w:ascii="Arial" w:hAnsi="Arial" w:cs="Arial"/>
                <w:b/>
                <w:bCs/>
                <w:sz w:val="20"/>
                <w:szCs w:val="20"/>
              </w:rPr>
            </w:pPr>
            <w:r>
              <w:rPr>
                <w:rFonts w:ascii="Arial" w:hAnsi="Arial" w:cs="Arial"/>
                <w:b/>
                <w:bCs/>
                <w:color w:val="FFFFFF"/>
                <w:sz w:val="20"/>
                <w:szCs w:val="20"/>
              </w:rPr>
              <w:t>Traced Functional or Non-Functional Req name</w:t>
            </w:r>
          </w:p>
        </w:tc>
      </w:tr>
      <w:tr w:rsidR="00E15391" w:rsidRPr="001405C3" w:rsidTr="00E15391">
        <w:trPr>
          <w:cantSplit/>
          <w:trHeight w:val="538"/>
        </w:trPr>
        <w:tc>
          <w:tcPr>
            <w:tcW w:w="1515" w:type="pct"/>
            <w:tcBorders>
              <w:top w:val="single" w:sz="6" w:space="0" w:color="auto"/>
              <w:left w:val="single" w:sz="6" w:space="0" w:color="auto"/>
              <w:bottom w:val="single" w:sz="6" w:space="0" w:color="auto"/>
            </w:tcBorders>
            <w:shd w:val="clear" w:color="auto"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LYBR-VC-LL-001 </w:t>
            </w:r>
            <w:r>
              <w:rPr>
                <w:rFonts w:ascii="Arial" w:hAnsi="Arial" w:cs="Arial"/>
                <w:color w:val="000000"/>
                <w:sz w:val="20"/>
                <w:szCs w:val="20"/>
              </w:rPr>
              <w:t>UR07 EY users must be able to browse a video endpoint directory (EY Video Directory) to initiate video calls to EY video endpoints</w:t>
            </w:r>
          </w:p>
        </w:tc>
        <w:tc>
          <w:tcPr>
            <w:tcW w:w="517" w:type="pct"/>
            <w:tcBorders>
              <w:top w:val="single" w:sz="6" w:space="0" w:color="auto"/>
              <w:bottom w:val="single" w:sz="6" w:space="0" w:color="auto"/>
            </w:tcBorders>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auto"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LY-VC-LL-001</w:t>
            </w:r>
          </w:p>
        </w:tc>
        <w:tc>
          <w:tcPr>
            <w:tcW w:w="1512" w:type="pct"/>
            <w:tcBorders>
              <w:top w:val="single" w:sz="6" w:space="0" w:color="auto"/>
              <w:bottom w:val="single" w:sz="6" w:space="0" w:color="auto"/>
              <w:right w:val="single" w:sz="6" w:space="0" w:color="auto"/>
            </w:tcBorders>
            <w:shd w:val="clear" w:color="auto"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xml:space="preserve">Video endpoint directory </w:t>
            </w:r>
          </w:p>
        </w:tc>
      </w:tr>
      <w:tr w:rsidR="00E15391" w:rsidRPr="001405C3" w:rsidTr="00E15391">
        <w:trPr>
          <w:cantSplit/>
          <w:trHeight w:val="538"/>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LYBR-VT-PBX-011 </w:t>
            </w:r>
            <w:r>
              <w:rPr>
                <w:rFonts w:ascii="Arial" w:hAnsi="Arial" w:cs="Arial"/>
                <w:color w:val="000000"/>
                <w:sz w:val="20"/>
                <w:szCs w:val="20"/>
              </w:rPr>
              <w:t>UR09 Enterprise Voice (PBX replacement) as Proof-of-Concept only for certain users/locations</w:t>
            </w:r>
          </w:p>
        </w:tc>
        <w:tc>
          <w:tcPr>
            <w:tcW w:w="517" w:type="pct"/>
            <w:tcBorders>
              <w:top w:val="single" w:sz="6" w:space="0" w:color="auto"/>
              <w:bottom w:val="single" w:sz="6" w:space="0" w:color="auto"/>
            </w:tcBorders>
            <w:shd w:val="clear" w:color="B8CCE4" w:fill="auto"/>
          </w:tcPr>
          <w:p w:rsidR="00E15391" w:rsidRPr="00FE69D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ins w:id="318" w:author="Ally Ward" w:date="2012-11-02T14:23:00Z"/>
                <w:rFonts w:ascii="Arial" w:hAnsi="Arial" w:cs="Arial"/>
                <w:color w:val="000000"/>
                <w:sz w:val="20"/>
                <w:szCs w:val="20"/>
              </w:rPr>
            </w:pPr>
            <w:ins w:id="319" w:author="Ally Ward" w:date="2012-11-02T14:22:00Z">
              <w:r w:rsidRPr="00FE69D1">
                <w:rPr>
                  <w:rFonts w:ascii="Arial" w:hAnsi="Arial" w:cs="Arial"/>
                  <w:color w:val="000000"/>
                  <w:sz w:val="20"/>
                  <w:szCs w:val="20"/>
                </w:rPr>
                <w:t>LY-VT-PBX-004</w:t>
              </w:r>
            </w:ins>
          </w:p>
          <w:p w:rsidR="00E15391" w:rsidRDefault="00E15391">
            <w:pPr>
              <w:rPr>
                <w:ins w:id="320" w:author="Ally Ward" w:date="2012-11-02T14:23:00Z"/>
                <w:rFonts w:ascii="Arial" w:hAnsi="Arial" w:cs="Arial"/>
                <w:color w:val="000000"/>
                <w:sz w:val="20"/>
                <w:szCs w:val="20"/>
              </w:rPr>
            </w:pPr>
          </w:p>
          <w:p w:rsidR="00E15391" w:rsidRDefault="00E15391">
            <w:pPr>
              <w:rPr>
                <w:ins w:id="321" w:author="Ally Ward" w:date="2012-11-02T14:23:00Z"/>
                <w:rFonts w:ascii="Arial" w:hAnsi="Arial" w:cs="Arial"/>
                <w:color w:val="000000"/>
                <w:sz w:val="20"/>
                <w:szCs w:val="20"/>
              </w:rPr>
            </w:pPr>
            <w:ins w:id="322" w:author="Ally Ward" w:date="2012-11-02T14:23:00Z">
              <w:r w:rsidRPr="00FE69D1">
                <w:rPr>
                  <w:rFonts w:ascii="Arial" w:hAnsi="Arial" w:cs="Arial"/>
                  <w:color w:val="000000"/>
                  <w:sz w:val="20"/>
                  <w:szCs w:val="20"/>
                </w:rPr>
                <w:t>LY-VT-PBX-005</w:t>
              </w:r>
            </w:ins>
          </w:p>
          <w:p w:rsidR="00E15391" w:rsidRDefault="00E15391">
            <w:pPr>
              <w:rPr>
                <w:ins w:id="323" w:author="Ally Ward" w:date="2012-11-02T14:24:00Z"/>
                <w:rFonts w:ascii="Arial" w:hAnsi="Arial" w:cs="Arial"/>
                <w:color w:val="000000"/>
                <w:sz w:val="20"/>
                <w:szCs w:val="20"/>
              </w:rPr>
            </w:pPr>
            <w:ins w:id="324" w:author="Ally Ward" w:date="2012-11-02T14:23:00Z">
              <w:r w:rsidRPr="00FE69D1">
                <w:rPr>
                  <w:rFonts w:ascii="Arial" w:hAnsi="Arial" w:cs="Arial"/>
                  <w:color w:val="000000"/>
                  <w:sz w:val="20"/>
                  <w:szCs w:val="20"/>
                </w:rPr>
                <w:t>LY-VT-PBX-006</w:t>
              </w:r>
            </w:ins>
          </w:p>
          <w:p w:rsidR="00E15391" w:rsidRDefault="00E15391">
            <w:pPr>
              <w:rPr>
                <w:rFonts w:ascii="Arial" w:hAnsi="Arial" w:cs="Arial"/>
                <w:color w:val="000000"/>
                <w:sz w:val="20"/>
                <w:szCs w:val="20"/>
              </w:rPr>
            </w:pPr>
            <w:ins w:id="325" w:author="Ally Ward" w:date="2012-11-02T14:24:00Z">
              <w:r w:rsidRPr="00FE69D1">
                <w:rPr>
                  <w:rFonts w:ascii="Arial" w:hAnsi="Arial" w:cs="Arial"/>
                  <w:color w:val="000000"/>
                  <w:sz w:val="20"/>
                  <w:szCs w:val="20"/>
                </w:rPr>
                <w:t>LY-VT-PBX-008</w:t>
              </w:r>
            </w:ins>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ins w:id="326" w:author="Ally Ward" w:date="2012-11-02T14:23:00Z"/>
                <w:rFonts w:ascii="Arial" w:hAnsi="Arial" w:cs="Arial"/>
                <w:color w:val="000000"/>
                <w:sz w:val="20"/>
                <w:szCs w:val="20"/>
              </w:rPr>
            </w:pPr>
            <w:r>
              <w:rPr>
                <w:rFonts w:ascii="Arial" w:hAnsi="Arial" w:cs="Arial"/>
                <w:color w:val="000000"/>
                <w:sz w:val="20"/>
                <w:szCs w:val="20"/>
              </w:rPr>
              <w:t> </w:t>
            </w:r>
            <w:ins w:id="327" w:author="Ally Ward" w:date="2012-11-02T14:23:00Z">
              <w:r w:rsidRPr="00FE69D1">
                <w:rPr>
                  <w:rFonts w:ascii="Arial" w:hAnsi="Arial" w:cs="Arial"/>
                  <w:color w:val="000000"/>
                  <w:sz w:val="20"/>
                  <w:szCs w:val="20"/>
                </w:rPr>
                <w:t>DHCP - No impact on existing telephony deployments</w:t>
              </w:r>
            </w:ins>
          </w:p>
          <w:p w:rsidR="00E15391" w:rsidRDefault="00E15391">
            <w:pPr>
              <w:rPr>
                <w:ins w:id="328" w:author="Ally Ward" w:date="2012-11-02T14:23:00Z"/>
                <w:rFonts w:ascii="Arial" w:hAnsi="Arial" w:cs="Arial"/>
                <w:color w:val="000000"/>
                <w:sz w:val="20"/>
                <w:szCs w:val="20"/>
              </w:rPr>
            </w:pPr>
            <w:ins w:id="329" w:author="Ally Ward" w:date="2012-11-02T14:23:00Z">
              <w:r w:rsidRPr="00FE69D1">
                <w:rPr>
                  <w:rFonts w:ascii="Arial" w:hAnsi="Arial" w:cs="Arial"/>
                  <w:color w:val="000000"/>
                  <w:sz w:val="20"/>
                  <w:szCs w:val="20"/>
                </w:rPr>
                <w:t>PoE - No impact on existing telephony</w:t>
              </w:r>
            </w:ins>
          </w:p>
          <w:p w:rsidR="00E15391" w:rsidRDefault="00E15391">
            <w:pPr>
              <w:rPr>
                <w:ins w:id="330" w:author="Ally Ward" w:date="2012-11-02T14:24:00Z"/>
                <w:rFonts w:ascii="Arial" w:hAnsi="Arial" w:cs="Arial"/>
                <w:color w:val="000000"/>
                <w:sz w:val="20"/>
                <w:szCs w:val="20"/>
              </w:rPr>
            </w:pPr>
            <w:ins w:id="331" w:author="Ally Ward" w:date="2012-11-02T14:23:00Z">
              <w:r w:rsidRPr="00FE69D1">
                <w:rPr>
                  <w:rFonts w:ascii="Arial" w:hAnsi="Arial" w:cs="Arial"/>
                  <w:color w:val="000000"/>
                  <w:sz w:val="20"/>
                  <w:szCs w:val="20"/>
                </w:rPr>
                <w:t>Lync Handset certificates</w:t>
              </w:r>
            </w:ins>
          </w:p>
          <w:p w:rsidR="00E15391" w:rsidRDefault="00E15391">
            <w:pPr>
              <w:rPr>
                <w:rFonts w:ascii="Arial" w:hAnsi="Arial" w:cs="Arial"/>
                <w:color w:val="000000"/>
                <w:sz w:val="20"/>
                <w:szCs w:val="20"/>
              </w:rPr>
            </w:pPr>
            <w:ins w:id="332" w:author="Ally Ward" w:date="2012-11-02T14:24:00Z">
              <w:r w:rsidRPr="00FE69D1">
                <w:rPr>
                  <w:rFonts w:ascii="Arial" w:hAnsi="Arial" w:cs="Arial"/>
                  <w:color w:val="000000"/>
                  <w:sz w:val="20"/>
                  <w:szCs w:val="20"/>
                </w:rPr>
                <w:t>Inbound dial - calls received regardless of physical phone state</w:t>
              </w:r>
            </w:ins>
          </w:p>
        </w:tc>
      </w:tr>
      <w:tr w:rsidR="00E15391" w:rsidRPr="001405C3" w:rsidTr="00E15391">
        <w:trPr>
          <w:cantSplit/>
          <w:trHeight w:val="395"/>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LYBR-VT-AUDIO-004 </w:t>
            </w:r>
            <w:r>
              <w:rPr>
                <w:rFonts w:ascii="Arial" w:hAnsi="Arial" w:cs="Arial"/>
                <w:color w:val="000000"/>
                <w:sz w:val="20"/>
                <w:szCs w:val="20"/>
              </w:rPr>
              <w:t>UR16 Piloted use of Dial-in Audio Conferencing</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543"/>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LYBR-WC-EXT-001 </w:t>
            </w:r>
            <w:r>
              <w:rPr>
                <w:rFonts w:ascii="Arial" w:hAnsi="Arial" w:cs="Arial"/>
                <w:color w:val="000000"/>
                <w:sz w:val="20"/>
                <w:szCs w:val="20"/>
              </w:rPr>
              <w:t>UR18 External participants able to join web conferences hosted by EY users on Lync</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LY-WC-EXT-003</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External participants able to join web conferences hosted by EY users on Lync</w:t>
            </w:r>
          </w:p>
        </w:tc>
      </w:tr>
      <w:tr w:rsidR="00E15391" w:rsidRPr="001405C3" w:rsidTr="00E15391">
        <w:trPr>
          <w:cantSplit/>
          <w:trHeight w:val="611"/>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LYBR-WC-EXT-002 </w:t>
            </w:r>
            <w:r>
              <w:rPr>
                <w:rFonts w:ascii="Arial" w:hAnsi="Arial" w:cs="Arial"/>
                <w:color w:val="000000"/>
                <w:sz w:val="20"/>
                <w:szCs w:val="20"/>
              </w:rPr>
              <w:t>UR19 Full Availability of A/V when conferencing with Federated partners to all users</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LY-WC-EXT-004</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Full Availability of A/V when conferencing with Federated partners to all users</w:t>
            </w:r>
          </w:p>
        </w:tc>
      </w:tr>
      <w:tr w:rsidR="00E15391" w:rsidRPr="001405C3" w:rsidTr="00E15391">
        <w:trPr>
          <w:cantSplit/>
          <w:trHeight w:val="611"/>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LYBR-VC-LV-001 </w:t>
            </w:r>
            <w:r>
              <w:rPr>
                <w:rFonts w:ascii="Arial" w:hAnsi="Arial" w:cs="Arial"/>
                <w:color w:val="000000"/>
                <w:sz w:val="20"/>
                <w:szCs w:val="20"/>
              </w:rPr>
              <w:t>UR20 Completed integration with Tandberg video conferencing equipment, services available to  all users</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394"/>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LYBR-VT-PBX-012 </w:t>
            </w:r>
            <w:r>
              <w:rPr>
                <w:rFonts w:ascii="Arial" w:hAnsi="Arial" w:cs="Arial"/>
                <w:color w:val="000000"/>
                <w:sz w:val="20"/>
                <w:szCs w:val="20"/>
              </w:rPr>
              <w:t>UR22 Full Enterprise Voice (PBX replacement)</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825"/>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LYBR-VT-PBX-013 </w:t>
            </w:r>
            <w:r>
              <w:rPr>
                <w:rFonts w:ascii="Arial" w:hAnsi="Arial" w:cs="Arial"/>
                <w:color w:val="000000"/>
                <w:sz w:val="20"/>
                <w:szCs w:val="20"/>
              </w:rPr>
              <w:t xml:space="preserve">UR23 Ability to leverage Boss/Admin features during PBX replacement, such as ability to transfer a call directly to voicemail, call on-behalf of and shared-line appearance. </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809"/>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LYBR-VT-PBX-014 </w:t>
            </w:r>
            <w:r>
              <w:rPr>
                <w:rFonts w:ascii="Arial" w:hAnsi="Arial" w:cs="Arial"/>
                <w:color w:val="000000"/>
                <w:sz w:val="20"/>
                <w:szCs w:val="20"/>
              </w:rPr>
              <w:t>UR24 Ability for receptionists to leverage an enhanced Lync client experience (Attendant Console) for managing multiple lines and consistent consultative transfers, etc.</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820"/>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LYBR-UM-004 </w:t>
            </w:r>
            <w:r>
              <w:rPr>
                <w:rFonts w:ascii="Arial" w:hAnsi="Arial" w:cs="Arial"/>
                <w:color w:val="000000"/>
                <w:sz w:val="20"/>
                <w:szCs w:val="20"/>
              </w:rPr>
              <w:t xml:space="preserve">UR25 Unified Messaging for current Lyrix users (approx. 50,000 users), providing call coverage to users on Cisco IPT (migration of voicemails is out-of-scope) </w:t>
            </w:r>
          </w:p>
        </w:tc>
        <w:tc>
          <w:tcPr>
            <w:tcW w:w="517" w:type="pct"/>
            <w:tcBorders>
              <w:top w:val="single" w:sz="6" w:space="0" w:color="auto"/>
              <w:bottom w:val="single" w:sz="6" w:space="0" w:color="auto"/>
            </w:tcBorders>
            <w:shd w:val="clear" w:color="B8CCE4" w:fill="auto"/>
          </w:tcPr>
          <w:p w:rsidR="00E15391" w:rsidRPr="00B4435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ins w:id="333" w:author="Ally Ward" w:date="2012-11-02T14:14:00Z"/>
                <w:rFonts w:ascii="Arial" w:hAnsi="Arial" w:cs="Arial"/>
                <w:color w:val="000000"/>
                <w:sz w:val="20"/>
                <w:szCs w:val="20"/>
              </w:rPr>
            </w:pPr>
            <w:ins w:id="334" w:author="Ally Ward" w:date="2012-11-02T14:13:00Z">
              <w:r w:rsidRPr="00B44351">
                <w:rPr>
                  <w:rFonts w:ascii="Arial" w:hAnsi="Arial" w:cs="Arial"/>
                  <w:color w:val="000000"/>
                  <w:sz w:val="20"/>
                  <w:szCs w:val="20"/>
                </w:rPr>
                <w:t>LY-UM-009</w:t>
              </w:r>
              <w:r>
                <w:rPr>
                  <w:rFonts w:ascii="Arial" w:hAnsi="Arial" w:cs="Arial"/>
                  <w:color w:val="000000"/>
                  <w:sz w:val="20"/>
                  <w:szCs w:val="20"/>
                </w:rPr>
                <w:t xml:space="preserve"> </w:t>
              </w:r>
            </w:ins>
          </w:p>
          <w:p w:rsidR="00E15391" w:rsidRDefault="00E15391">
            <w:pPr>
              <w:rPr>
                <w:ins w:id="335" w:author="Ally Ward" w:date="2012-11-02T14:14:00Z"/>
                <w:rFonts w:ascii="Arial" w:hAnsi="Arial" w:cs="Arial"/>
                <w:color w:val="000000"/>
                <w:sz w:val="20"/>
                <w:szCs w:val="20"/>
              </w:rPr>
            </w:pPr>
            <w:ins w:id="336" w:author="Ally Ward" w:date="2012-11-02T14:14:00Z">
              <w:r w:rsidRPr="00B44351">
                <w:rPr>
                  <w:rFonts w:ascii="Arial" w:hAnsi="Arial" w:cs="Arial"/>
                  <w:color w:val="000000"/>
                  <w:sz w:val="20"/>
                  <w:szCs w:val="20"/>
                </w:rPr>
                <w:t>LY-UM-010</w:t>
              </w:r>
            </w:ins>
          </w:p>
          <w:p w:rsidR="00E15391" w:rsidRDefault="00E15391">
            <w:pPr>
              <w:rPr>
                <w:rFonts w:ascii="Arial" w:hAnsi="Arial" w:cs="Arial"/>
                <w:color w:val="000000"/>
                <w:sz w:val="20"/>
                <w:szCs w:val="20"/>
              </w:rPr>
            </w:pPr>
            <w:ins w:id="337" w:author="Ally Ward" w:date="2012-11-02T14:14:00Z">
              <w:r w:rsidRPr="00B44351">
                <w:rPr>
                  <w:rFonts w:ascii="Arial" w:hAnsi="Arial" w:cs="Arial"/>
                  <w:color w:val="000000"/>
                  <w:sz w:val="20"/>
                  <w:szCs w:val="20"/>
                </w:rPr>
                <w:t>LY-UM-007</w:t>
              </w:r>
            </w:ins>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ins w:id="338" w:author="Ally Ward" w:date="2012-11-02T14:14:00Z"/>
                <w:rFonts w:ascii="Arial" w:hAnsi="Arial" w:cs="Arial"/>
                <w:color w:val="000000"/>
                <w:sz w:val="20"/>
                <w:szCs w:val="20"/>
              </w:rPr>
            </w:pPr>
            <w:r>
              <w:rPr>
                <w:rFonts w:ascii="Arial" w:hAnsi="Arial" w:cs="Arial"/>
                <w:color w:val="000000"/>
                <w:sz w:val="20"/>
                <w:szCs w:val="20"/>
              </w:rPr>
              <w:t> </w:t>
            </w:r>
            <w:ins w:id="339" w:author="Ally Ward" w:date="2012-11-02T14:14:00Z">
              <w:r w:rsidRPr="00B44351">
                <w:rPr>
                  <w:rFonts w:ascii="Arial" w:hAnsi="Arial" w:cs="Arial"/>
                  <w:color w:val="000000"/>
                  <w:sz w:val="20"/>
                  <w:szCs w:val="20"/>
                </w:rPr>
                <w:t>UM - email attachment</w:t>
              </w:r>
            </w:ins>
          </w:p>
          <w:p w:rsidR="00E15391" w:rsidRDefault="00E15391">
            <w:pPr>
              <w:rPr>
                <w:ins w:id="340" w:author="Ally Ward" w:date="2012-11-02T14:15:00Z"/>
                <w:rFonts w:ascii="Arial" w:hAnsi="Arial" w:cs="Arial"/>
                <w:color w:val="000000"/>
                <w:sz w:val="20"/>
                <w:szCs w:val="20"/>
              </w:rPr>
            </w:pPr>
            <w:ins w:id="341" w:author="Ally Ward" w:date="2012-11-02T14:14:00Z">
              <w:r w:rsidRPr="00B44351">
                <w:rPr>
                  <w:rFonts w:ascii="Arial" w:hAnsi="Arial" w:cs="Arial"/>
                  <w:color w:val="000000"/>
                  <w:sz w:val="20"/>
                  <w:szCs w:val="20"/>
                </w:rPr>
                <w:t>UM - VM en</w:t>
              </w:r>
            </w:ins>
            <w:ins w:id="342" w:author="Ally Ward" w:date="2012-11-02T14:15:00Z">
              <w:r>
                <w:rPr>
                  <w:rFonts w:ascii="Arial" w:hAnsi="Arial" w:cs="Arial"/>
                  <w:color w:val="000000"/>
                  <w:sz w:val="20"/>
                  <w:szCs w:val="20"/>
                </w:rPr>
                <w:t>c</w:t>
              </w:r>
            </w:ins>
            <w:ins w:id="343" w:author="Ally Ward" w:date="2012-11-02T14:14:00Z">
              <w:r w:rsidRPr="00B44351">
                <w:rPr>
                  <w:rFonts w:ascii="Arial" w:hAnsi="Arial" w:cs="Arial"/>
                  <w:color w:val="000000"/>
                  <w:sz w:val="20"/>
                  <w:szCs w:val="20"/>
                </w:rPr>
                <w:t>rypted</w:t>
              </w:r>
            </w:ins>
          </w:p>
          <w:p w:rsidR="00E15391" w:rsidRDefault="00E15391">
            <w:pPr>
              <w:rPr>
                <w:rFonts w:ascii="Arial" w:hAnsi="Arial" w:cs="Arial"/>
                <w:color w:val="000000"/>
                <w:sz w:val="20"/>
                <w:szCs w:val="20"/>
              </w:rPr>
            </w:pPr>
            <w:ins w:id="344" w:author="Ally Ward" w:date="2012-11-02T14:15:00Z">
              <w:r w:rsidRPr="00B44351">
                <w:rPr>
                  <w:rFonts w:ascii="Arial" w:hAnsi="Arial" w:cs="Arial"/>
                  <w:color w:val="000000"/>
                  <w:sz w:val="20"/>
                  <w:szCs w:val="20"/>
                </w:rPr>
                <w:t>UM - different language to email</w:t>
              </w:r>
            </w:ins>
          </w:p>
        </w:tc>
      </w:tr>
      <w:tr w:rsidR="00E15391" w:rsidRPr="001405C3" w:rsidTr="00E15391">
        <w:trPr>
          <w:cantSplit/>
          <w:trHeight w:val="543"/>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LYBR-IM-FED-003 </w:t>
            </w:r>
            <w:r>
              <w:rPr>
                <w:rFonts w:ascii="Arial" w:hAnsi="Arial" w:cs="Arial"/>
                <w:color w:val="000000"/>
                <w:sz w:val="20"/>
                <w:szCs w:val="20"/>
              </w:rPr>
              <w:t>UR27 Integration with public instant messaging providers – AOL, Yahoo and MSN as approved by legal</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LY-IM-FED-003</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FR 3.5.1 Integration with public IM providers - AOL, Yahoo and MSN</w:t>
            </w:r>
          </w:p>
        </w:tc>
      </w:tr>
      <w:tr w:rsidR="00E15391" w:rsidRPr="001405C3" w:rsidTr="00E15391">
        <w:trPr>
          <w:cantSplit/>
          <w:trHeight w:val="551"/>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LYBR-VT-AUDIO-001 </w:t>
            </w:r>
            <w:r>
              <w:rPr>
                <w:rFonts w:ascii="Arial" w:hAnsi="Arial" w:cs="Arial"/>
                <w:color w:val="000000"/>
                <w:sz w:val="20"/>
                <w:szCs w:val="20"/>
              </w:rPr>
              <w:t>UR29 Production deployment of Dial-in Audio Conferencing, possibly with Hosted integration (TBD)</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534"/>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LYBR-VT-PBX-027 </w:t>
            </w:r>
            <w:r>
              <w:rPr>
                <w:rFonts w:ascii="Arial" w:hAnsi="Arial" w:cs="Arial"/>
                <w:color w:val="000000"/>
                <w:sz w:val="20"/>
                <w:szCs w:val="20"/>
              </w:rPr>
              <w:t>UR32 Full Enterprise Voice (PBX replacement) for all users/locations</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808"/>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LYBR-VT-PBX-016 </w:t>
            </w:r>
            <w:r>
              <w:rPr>
                <w:rFonts w:ascii="Arial" w:hAnsi="Arial" w:cs="Arial"/>
                <w:color w:val="000000"/>
                <w:sz w:val="20"/>
                <w:szCs w:val="20"/>
              </w:rPr>
              <w:t xml:space="preserve">UR33 Supported use of “Hot Desking” where users can login either manually or automatically via a physical connection to a deskphone in a “hotel” cube </w:t>
            </w:r>
          </w:p>
        </w:tc>
        <w:tc>
          <w:tcPr>
            <w:tcW w:w="517" w:type="pct"/>
            <w:tcBorders>
              <w:top w:val="single" w:sz="6" w:space="0" w:color="auto"/>
              <w:bottom w:val="single" w:sz="6" w:space="0" w:color="auto"/>
            </w:tcBorders>
            <w:shd w:val="clear" w:color="B8CCE4" w:fill="auto"/>
          </w:tcPr>
          <w:p w:rsidR="00E1539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To Follow</w:t>
            </w:r>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Pr>
                <w:rFonts w:ascii="Arial" w:hAnsi="Arial" w:cs="Arial"/>
                <w:color w:val="000000"/>
                <w:sz w:val="20"/>
                <w:szCs w:val="20"/>
              </w:rPr>
              <w:t> </w:t>
            </w:r>
          </w:p>
        </w:tc>
      </w:tr>
      <w:tr w:rsidR="00E15391" w:rsidRPr="001405C3" w:rsidTr="00E15391">
        <w:trPr>
          <w:cantSplit/>
          <w:trHeight w:val="385"/>
        </w:trPr>
        <w:tc>
          <w:tcPr>
            <w:tcW w:w="1515" w:type="pct"/>
            <w:tcBorders>
              <w:top w:val="single" w:sz="6" w:space="0" w:color="auto"/>
              <w:left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rFonts w:ascii="Arial" w:hAnsi="Arial" w:cs="Arial"/>
                <w:color w:val="000000"/>
                <w:sz w:val="20"/>
                <w:szCs w:val="20"/>
              </w:rPr>
            </w:pPr>
            <w:r w:rsidRPr="00997D2B">
              <w:rPr>
                <w:rFonts w:ascii="Arial" w:hAnsi="Arial" w:cs="Arial"/>
                <w:color w:val="000000"/>
                <w:sz w:val="20"/>
                <w:szCs w:val="20"/>
              </w:rPr>
              <w:t xml:space="preserve">LYBR-UM-005 </w:t>
            </w:r>
            <w:r>
              <w:rPr>
                <w:rFonts w:ascii="Arial" w:hAnsi="Arial" w:cs="Arial"/>
                <w:color w:val="000000"/>
                <w:sz w:val="20"/>
                <w:szCs w:val="20"/>
              </w:rPr>
              <w:t>UR38 Unified Messaging for all users</w:t>
            </w:r>
          </w:p>
        </w:tc>
        <w:tc>
          <w:tcPr>
            <w:tcW w:w="517" w:type="pct"/>
            <w:tcBorders>
              <w:top w:val="single" w:sz="6" w:space="0" w:color="auto"/>
              <w:bottom w:val="single" w:sz="6" w:space="0" w:color="auto"/>
            </w:tcBorders>
            <w:shd w:val="clear" w:color="B8CCE4" w:fill="auto"/>
          </w:tcPr>
          <w:p w:rsidR="00E15391" w:rsidRPr="00FE69D1" w:rsidRDefault="00E15391" w:rsidP="00E15391">
            <w:pPr>
              <w:jc w:val="center"/>
              <w:rPr>
                <w:rFonts w:ascii="Arial" w:hAnsi="Arial" w:cs="Arial"/>
                <w:color w:val="000000"/>
                <w:sz w:val="20"/>
                <w:szCs w:val="20"/>
              </w:rPr>
            </w:pPr>
            <w:r>
              <w:rPr>
                <w:rFonts w:ascii="Arial" w:hAnsi="Arial" w:cs="Arial"/>
                <w:color w:val="000000"/>
                <w:sz w:val="20"/>
                <w:szCs w:val="20"/>
              </w:rPr>
              <w:t>2</w:t>
            </w:r>
          </w:p>
        </w:tc>
        <w:tc>
          <w:tcPr>
            <w:tcW w:w="1457" w:type="pct"/>
            <w:tcBorders>
              <w:top w:val="single" w:sz="6" w:space="0" w:color="auto"/>
              <w:bottom w:val="single" w:sz="6" w:space="0" w:color="auto"/>
            </w:tcBorders>
            <w:shd w:val="clear" w:color="B8CCE4" w:fill="auto"/>
            <w:tcMar>
              <w:top w:w="15" w:type="dxa"/>
              <w:left w:w="15" w:type="dxa"/>
              <w:bottom w:w="0" w:type="dxa"/>
              <w:right w:w="15" w:type="dxa"/>
            </w:tcMar>
            <w:hideMark/>
          </w:tcPr>
          <w:p w:rsidR="00E15391" w:rsidRDefault="00E15391">
            <w:pPr>
              <w:rPr>
                <w:ins w:id="345" w:author="Ally Ward" w:date="2012-11-02T14:16:00Z"/>
                <w:rFonts w:ascii="Arial" w:hAnsi="Arial" w:cs="Arial"/>
                <w:color w:val="000000"/>
                <w:sz w:val="20"/>
                <w:szCs w:val="20"/>
              </w:rPr>
            </w:pPr>
            <w:ins w:id="346" w:author="Ally Ward" w:date="2012-11-02T14:15:00Z">
              <w:r w:rsidRPr="00FE69D1">
                <w:rPr>
                  <w:rFonts w:ascii="Arial" w:hAnsi="Arial" w:cs="Arial"/>
                  <w:color w:val="000000"/>
                  <w:sz w:val="20"/>
                  <w:szCs w:val="20"/>
                </w:rPr>
                <w:t>LY-UM-014</w:t>
              </w:r>
              <w:r>
                <w:rPr>
                  <w:rFonts w:ascii="Arial" w:hAnsi="Arial" w:cs="Arial"/>
                  <w:color w:val="000000"/>
                  <w:sz w:val="20"/>
                  <w:szCs w:val="20"/>
                </w:rPr>
                <w:t xml:space="preserve"> </w:t>
              </w:r>
            </w:ins>
          </w:p>
          <w:p w:rsidR="00E15391" w:rsidRDefault="00E15391">
            <w:pPr>
              <w:rPr>
                <w:ins w:id="347" w:author="Ally Ward" w:date="2012-11-02T14:16:00Z"/>
                <w:rFonts w:ascii="Arial" w:hAnsi="Arial" w:cs="Arial"/>
                <w:color w:val="000000"/>
                <w:sz w:val="20"/>
                <w:szCs w:val="20"/>
              </w:rPr>
            </w:pPr>
            <w:ins w:id="348" w:author="Ally Ward" w:date="2012-11-02T14:16:00Z">
              <w:r w:rsidRPr="00FE69D1">
                <w:rPr>
                  <w:rFonts w:ascii="Arial" w:hAnsi="Arial" w:cs="Arial"/>
                  <w:color w:val="000000"/>
                  <w:sz w:val="20"/>
                  <w:szCs w:val="20"/>
                </w:rPr>
                <w:t>LY-UM-009</w:t>
              </w:r>
            </w:ins>
          </w:p>
          <w:p w:rsidR="00E15391" w:rsidRDefault="00E15391">
            <w:pPr>
              <w:rPr>
                <w:rFonts w:ascii="Arial" w:hAnsi="Arial" w:cs="Arial"/>
                <w:color w:val="000000"/>
                <w:sz w:val="20"/>
                <w:szCs w:val="20"/>
              </w:rPr>
            </w:pPr>
            <w:ins w:id="349" w:author="Ally Ward" w:date="2012-11-02T14:16:00Z">
              <w:r w:rsidRPr="00FE69D1">
                <w:rPr>
                  <w:rFonts w:ascii="Arial" w:hAnsi="Arial" w:cs="Arial"/>
                  <w:color w:val="000000"/>
                  <w:sz w:val="20"/>
                  <w:szCs w:val="20"/>
                </w:rPr>
                <w:t>LY-UM-015</w:t>
              </w:r>
            </w:ins>
          </w:p>
        </w:tc>
        <w:tc>
          <w:tcPr>
            <w:tcW w:w="1512" w:type="pct"/>
            <w:tcBorders>
              <w:top w:val="single" w:sz="6" w:space="0" w:color="auto"/>
              <w:bottom w:val="single" w:sz="6" w:space="0" w:color="auto"/>
              <w:right w:val="single" w:sz="6" w:space="0" w:color="auto"/>
            </w:tcBorders>
            <w:shd w:val="clear" w:color="B8CCE4" w:fill="auto"/>
            <w:tcMar>
              <w:top w:w="15" w:type="dxa"/>
              <w:left w:w="15" w:type="dxa"/>
              <w:bottom w:w="0" w:type="dxa"/>
              <w:right w:w="15" w:type="dxa"/>
            </w:tcMar>
            <w:hideMark/>
          </w:tcPr>
          <w:p w:rsidR="00E15391" w:rsidRDefault="00E15391">
            <w:pPr>
              <w:rPr>
                <w:ins w:id="350" w:author="Ally Ward" w:date="2012-11-02T14:16:00Z"/>
                <w:rFonts w:ascii="Arial" w:hAnsi="Arial" w:cs="Arial"/>
                <w:color w:val="000000"/>
                <w:sz w:val="20"/>
                <w:szCs w:val="20"/>
              </w:rPr>
            </w:pPr>
            <w:r>
              <w:rPr>
                <w:rFonts w:ascii="Arial" w:hAnsi="Arial" w:cs="Arial"/>
                <w:color w:val="000000"/>
                <w:sz w:val="20"/>
                <w:szCs w:val="20"/>
              </w:rPr>
              <w:t> </w:t>
            </w:r>
            <w:ins w:id="351" w:author="Ally Ward" w:date="2012-11-02T14:16:00Z">
              <w:r w:rsidRPr="00FE69D1">
                <w:rPr>
                  <w:rFonts w:ascii="Arial" w:hAnsi="Arial" w:cs="Arial"/>
                  <w:color w:val="000000"/>
                  <w:sz w:val="20"/>
                  <w:szCs w:val="20"/>
                </w:rPr>
                <w:t>UM - user divert call to voice mail</w:t>
              </w:r>
            </w:ins>
          </w:p>
          <w:p w:rsidR="00E15391" w:rsidRDefault="00E15391">
            <w:pPr>
              <w:rPr>
                <w:ins w:id="352" w:author="Ally Ward" w:date="2012-11-02T14:17:00Z"/>
                <w:rFonts w:ascii="Arial" w:hAnsi="Arial" w:cs="Arial"/>
                <w:color w:val="000000"/>
                <w:sz w:val="20"/>
                <w:szCs w:val="20"/>
              </w:rPr>
            </w:pPr>
            <w:ins w:id="353" w:author="Ally Ward" w:date="2012-11-02T14:16:00Z">
              <w:r w:rsidRPr="00FE69D1">
                <w:rPr>
                  <w:rFonts w:ascii="Arial" w:hAnsi="Arial" w:cs="Arial"/>
                  <w:color w:val="000000"/>
                  <w:sz w:val="20"/>
                  <w:szCs w:val="20"/>
                </w:rPr>
                <w:t>UM - email attachment</w:t>
              </w:r>
            </w:ins>
          </w:p>
          <w:p w:rsidR="00E15391" w:rsidRDefault="00E15391">
            <w:pPr>
              <w:rPr>
                <w:rFonts w:ascii="Arial" w:hAnsi="Arial" w:cs="Arial"/>
                <w:color w:val="000000"/>
                <w:sz w:val="20"/>
                <w:szCs w:val="20"/>
              </w:rPr>
            </w:pPr>
            <w:ins w:id="354" w:author="Ally Ward" w:date="2012-11-02T14:17:00Z">
              <w:r w:rsidRPr="00FE69D1">
                <w:rPr>
                  <w:rFonts w:ascii="Arial" w:hAnsi="Arial" w:cs="Arial"/>
                  <w:color w:val="000000"/>
                  <w:sz w:val="20"/>
                  <w:szCs w:val="20"/>
                </w:rPr>
                <w:t>VM - self service PIN reset</w:t>
              </w:r>
            </w:ins>
          </w:p>
        </w:tc>
      </w:tr>
    </w:tbl>
    <w:p w:rsidR="00B20A88" w:rsidRDefault="00DC43F7">
      <w:r>
        <w:t xml:space="preserve"> </w:t>
      </w:r>
    </w:p>
    <w:p w:rsidR="00B20A88" w:rsidRDefault="00B20A88"/>
    <w:p w:rsidR="00B20A88" w:rsidRDefault="00B20A88" w:rsidP="00470C95">
      <w:pPr>
        <w:pStyle w:val="EYHeading2"/>
      </w:pPr>
      <w:bookmarkStart w:id="355" w:name="_Toc332218297"/>
      <w:r>
        <w:t>Phase 3 – all requirements to follow</w:t>
      </w:r>
      <w:bookmarkEnd w:id="355"/>
    </w:p>
    <w:p w:rsidR="002C1CD1" w:rsidRPr="002C1CD1" w:rsidRDefault="002C1CD1" w:rsidP="002C1CD1">
      <w:pPr>
        <w:pStyle w:val="EYBodyText"/>
      </w:pPr>
      <w:r>
        <w:t xml:space="preserve">The following requirements relate to Phase </w:t>
      </w:r>
      <w:r w:rsidR="00EF5532">
        <w:t>3</w:t>
      </w:r>
      <w:r>
        <w:t xml:space="preserve"> release of Lync and will be provided in a later uplift to this document</w:t>
      </w:r>
    </w:p>
    <w:tbl>
      <w:tblPr>
        <w:tblW w:w="5000" w:type="pct"/>
        <w:tblLook w:val="04A0" w:firstRow="1" w:lastRow="0" w:firstColumn="1" w:lastColumn="0" w:noHBand="0" w:noVBand="1"/>
      </w:tblPr>
      <w:tblGrid>
        <w:gridCol w:w="9992"/>
      </w:tblGrid>
      <w:tr w:rsidR="00B20A88" w:rsidRPr="00B20A88" w:rsidTr="00267486">
        <w:trPr>
          <w:trHeight w:val="366"/>
          <w:tblHeader/>
        </w:trPr>
        <w:tc>
          <w:tcPr>
            <w:tcW w:w="5000" w:type="pct"/>
            <w:tcBorders>
              <w:top w:val="single" w:sz="4" w:space="0" w:color="FFFFFF"/>
              <w:left w:val="single" w:sz="4" w:space="0" w:color="FFFFFF"/>
              <w:bottom w:val="dotted" w:sz="4" w:space="0" w:color="auto"/>
              <w:right w:val="single" w:sz="4" w:space="0" w:color="FFFFFF"/>
            </w:tcBorders>
            <w:shd w:val="clear" w:color="auto" w:fill="D9D9D9" w:themeFill="background1" w:themeFillShade="D9"/>
            <w:hideMark/>
          </w:tcPr>
          <w:p w:rsidR="00B20A88" w:rsidRPr="00B20A88" w:rsidRDefault="005329A8" w:rsidP="00B20A88">
            <w:pPr>
              <w:rPr>
                <w:rFonts w:ascii="Arial" w:hAnsi="Arial" w:cs="Arial"/>
                <w:sz w:val="20"/>
                <w:szCs w:val="20"/>
              </w:rPr>
            </w:pPr>
            <w:r>
              <w:rPr>
                <w:rFonts w:ascii="Arial" w:hAnsi="Arial" w:cs="Arial"/>
                <w:b/>
                <w:bCs/>
                <w:color w:val="FFFFFF"/>
                <w:sz w:val="20"/>
                <w:szCs w:val="20"/>
              </w:rPr>
              <w:t>Vision and Scope Requirement Name</w:t>
            </w:r>
          </w:p>
        </w:tc>
      </w:tr>
      <w:tr w:rsidR="00B20A88" w:rsidRPr="00B20A88" w:rsidTr="00B20A88">
        <w:trPr>
          <w:trHeight w:val="273"/>
        </w:trPr>
        <w:tc>
          <w:tcPr>
            <w:tcW w:w="5000" w:type="pct"/>
            <w:tcBorders>
              <w:top w:val="dotted" w:sz="4"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LYBR-NF-DR-001</w:t>
            </w:r>
            <w:r>
              <w:rPr>
                <w:rFonts w:ascii="Arial" w:hAnsi="Arial" w:cs="Arial"/>
                <w:color w:val="000000"/>
                <w:sz w:val="20"/>
                <w:szCs w:val="20"/>
              </w:rPr>
              <w:t xml:space="preserve"> </w:t>
            </w:r>
            <w:r w:rsidR="00B20A88" w:rsidRPr="00B20A88">
              <w:rPr>
                <w:rFonts w:ascii="Arial" w:hAnsi="Arial" w:cs="Arial"/>
                <w:color w:val="000000"/>
                <w:sz w:val="20"/>
                <w:szCs w:val="20"/>
              </w:rPr>
              <w:t xml:space="preserve">Contact centre services </w:t>
            </w:r>
            <w:r w:rsidR="00A63B44">
              <w:rPr>
                <w:rFonts w:ascii="Arial" w:hAnsi="Arial" w:cs="Arial"/>
                <w:color w:val="000000"/>
                <w:sz w:val="20"/>
                <w:szCs w:val="20"/>
              </w:rPr>
              <w:t xml:space="preserve">potential </w:t>
            </w:r>
            <w:r w:rsidR="00B20A88" w:rsidRPr="00B20A88">
              <w:rPr>
                <w:rFonts w:ascii="Arial" w:hAnsi="Arial" w:cs="Arial"/>
                <w:color w:val="000000"/>
                <w:sz w:val="20"/>
                <w:szCs w:val="20"/>
              </w:rPr>
              <w:t>replacement</w:t>
            </w:r>
          </w:p>
        </w:tc>
      </w:tr>
      <w:tr w:rsidR="00B20A88" w:rsidRPr="00B20A88" w:rsidTr="00B20A88">
        <w:trPr>
          <w:trHeight w:val="308"/>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LYBR-VT-PBX-001 </w:t>
            </w:r>
            <w:r w:rsidR="00B20A88" w:rsidRPr="00B20A88">
              <w:rPr>
                <w:rFonts w:ascii="Arial" w:hAnsi="Arial" w:cs="Arial"/>
                <w:color w:val="000000"/>
                <w:sz w:val="20"/>
                <w:szCs w:val="20"/>
              </w:rPr>
              <w:t>Auto Attendant Services</w:t>
            </w:r>
          </w:p>
        </w:tc>
      </w:tr>
      <w:tr w:rsidR="00B20A88" w:rsidRPr="00B20A88" w:rsidTr="00B20A88">
        <w:trPr>
          <w:trHeight w:val="316"/>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LYBR-MOB-LM-001 </w:t>
            </w:r>
            <w:r w:rsidR="00B20A88" w:rsidRPr="00B20A88">
              <w:rPr>
                <w:rFonts w:ascii="Arial" w:hAnsi="Arial" w:cs="Arial"/>
                <w:color w:val="000000"/>
                <w:sz w:val="20"/>
                <w:szCs w:val="20"/>
              </w:rPr>
              <w:t xml:space="preserve">UR14 Supported use of the Lync Mobile client in a Pilot (upon release) </w:t>
            </w:r>
          </w:p>
        </w:tc>
      </w:tr>
      <w:tr w:rsidR="00997D2B" w:rsidRPr="00B20A88" w:rsidTr="00B20A88">
        <w:trPr>
          <w:trHeight w:val="343"/>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997D2B" w:rsidRPr="00B20A88" w:rsidRDefault="00997D2B" w:rsidP="00B20A88">
            <w:pPr>
              <w:rPr>
                <w:rFonts w:ascii="Arial" w:hAnsi="Arial" w:cs="Arial"/>
                <w:color w:val="000000"/>
                <w:sz w:val="20"/>
                <w:szCs w:val="20"/>
              </w:rPr>
            </w:pPr>
            <w:r w:rsidRPr="00997D2B">
              <w:rPr>
                <w:rFonts w:ascii="Arial" w:hAnsi="Arial" w:cs="Arial"/>
                <w:color w:val="000000"/>
                <w:sz w:val="20"/>
                <w:szCs w:val="20"/>
              </w:rPr>
              <w:t xml:space="preserve">LYBR-IM-PCHAT-001 </w:t>
            </w:r>
            <w:r>
              <w:rPr>
                <w:rFonts w:ascii="Arial" w:hAnsi="Arial" w:cs="Arial"/>
                <w:color w:val="000000"/>
                <w:sz w:val="20"/>
                <w:szCs w:val="20"/>
              </w:rPr>
              <w:t>UR15 Group Chat as a Pilot only</w:t>
            </w:r>
          </w:p>
        </w:tc>
      </w:tr>
      <w:tr w:rsidR="00B20A88" w:rsidRPr="00B20A88" w:rsidTr="00B20A88">
        <w:trPr>
          <w:trHeight w:val="343"/>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LYBR-MOB-LM-002 </w:t>
            </w:r>
            <w:r w:rsidR="00B20A88" w:rsidRPr="00B20A88">
              <w:rPr>
                <w:rFonts w:ascii="Arial" w:hAnsi="Arial" w:cs="Arial"/>
                <w:color w:val="000000"/>
                <w:sz w:val="20"/>
                <w:szCs w:val="20"/>
              </w:rPr>
              <w:t>UR21 Supported use of the Lync Mobile client for Instant Messaging for all mobile users</w:t>
            </w:r>
          </w:p>
        </w:tc>
      </w:tr>
      <w:tr w:rsidR="00997D2B" w:rsidRPr="00B20A88" w:rsidTr="00936A17">
        <w:trPr>
          <w:trHeight w:val="422"/>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997D2B" w:rsidRPr="00C65167" w:rsidRDefault="00210CB0" w:rsidP="00B20A88">
            <w:pPr>
              <w:rPr>
                <w:rFonts w:ascii="Arial" w:hAnsi="Arial" w:cs="Arial"/>
                <w:color w:val="000000"/>
                <w:sz w:val="20"/>
                <w:szCs w:val="20"/>
              </w:rPr>
            </w:pPr>
            <w:r w:rsidRPr="00210CB0">
              <w:rPr>
                <w:rFonts w:ascii="Arial" w:hAnsi="Arial" w:cs="Arial"/>
                <w:color w:val="000000"/>
                <w:sz w:val="20"/>
                <w:szCs w:val="20"/>
              </w:rPr>
              <w:t xml:space="preserve">LYBR-IM-PCHAT-002 </w:t>
            </w:r>
            <w:r w:rsidR="00997D2B">
              <w:rPr>
                <w:rFonts w:ascii="Arial" w:hAnsi="Arial" w:cs="Arial"/>
                <w:color w:val="000000"/>
                <w:sz w:val="20"/>
                <w:szCs w:val="20"/>
              </w:rPr>
              <w:t>UR26 Group Chat for production deployment (possibly Wave 15 unified client, TBD)</w:t>
            </w:r>
          </w:p>
        </w:tc>
      </w:tr>
      <w:tr w:rsidR="00C56A12" w:rsidRPr="00B20A88" w:rsidTr="00936A17">
        <w:trPr>
          <w:trHeight w:val="422"/>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C56A12"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LYBR-VT-PBX-015 </w:t>
            </w:r>
            <w:r w:rsidR="00C56A12" w:rsidRPr="00C65167">
              <w:rPr>
                <w:rFonts w:ascii="Arial" w:hAnsi="Arial" w:cs="Arial"/>
                <w:color w:val="000000"/>
                <w:sz w:val="20"/>
                <w:szCs w:val="20"/>
              </w:rPr>
              <w:t>UR28 Contact Center services should either be replaced with comparable service or maintained without interruption at the introduction of Lync Server</w:t>
            </w:r>
          </w:p>
        </w:tc>
      </w:tr>
      <w:tr w:rsidR="00B20A88" w:rsidRPr="00B20A88" w:rsidTr="00936A17">
        <w:trPr>
          <w:trHeight w:val="422"/>
        </w:trPr>
        <w:tc>
          <w:tcPr>
            <w:tcW w:w="5000" w:type="pct"/>
            <w:tcBorders>
              <w:top w:val="single" w:sz="6" w:space="0" w:color="auto"/>
              <w:left w:val="dotted" w:sz="4" w:space="0" w:color="auto"/>
              <w:bottom w:val="single" w:sz="6" w:space="0" w:color="auto"/>
              <w:right w:val="dotted" w:sz="4" w:space="0" w:color="auto"/>
            </w:tcBorders>
            <w:shd w:val="clear" w:color="auto" w:fill="auto"/>
            <w:hideMark/>
          </w:tcPr>
          <w:p w:rsidR="00B20A88"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LYBR-VT-AUDIO-003 </w:t>
            </w:r>
            <w:r w:rsidR="00B20A88" w:rsidRPr="00B20A88">
              <w:rPr>
                <w:rFonts w:ascii="Arial" w:hAnsi="Arial" w:cs="Arial"/>
                <w:color w:val="000000"/>
                <w:sz w:val="20"/>
                <w:szCs w:val="20"/>
              </w:rPr>
              <w:t>UR31 Supported ability for conference organizers to leverage user and chair PINs.</w:t>
            </w:r>
          </w:p>
        </w:tc>
      </w:tr>
      <w:tr w:rsidR="00936A17" w:rsidRPr="00B20A88" w:rsidTr="00B20A88">
        <w:trPr>
          <w:trHeight w:val="422"/>
        </w:trPr>
        <w:tc>
          <w:tcPr>
            <w:tcW w:w="5000" w:type="pct"/>
            <w:tcBorders>
              <w:top w:val="single" w:sz="6" w:space="0" w:color="auto"/>
              <w:left w:val="dotted" w:sz="4" w:space="0" w:color="auto"/>
              <w:bottom w:val="dotted" w:sz="4" w:space="0" w:color="auto"/>
              <w:right w:val="dotted" w:sz="4" w:space="0" w:color="auto"/>
            </w:tcBorders>
            <w:shd w:val="clear" w:color="auto" w:fill="auto"/>
          </w:tcPr>
          <w:p w:rsidR="00936A17" w:rsidRPr="00B20A88" w:rsidRDefault="00210CB0" w:rsidP="00B20A88">
            <w:pPr>
              <w:rPr>
                <w:rFonts w:ascii="Arial" w:hAnsi="Arial" w:cs="Arial"/>
                <w:color w:val="000000"/>
                <w:sz w:val="20"/>
                <w:szCs w:val="20"/>
              </w:rPr>
            </w:pPr>
            <w:r w:rsidRPr="00210CB0">
              <w:rPr>
                <w:rFonts w:ascii="Arial" w:hAnsi="Arial" w:cs="Arial"/>
                <w:color w:val="000000"/>
                <w:sz w:val="20"/>
                <w:szCs w:val="20"/>
              </w:rPr>
              <w:t xml:space="preserve">LYBR-WC-EXT-003 </w:t>
            </w:r>
            <w:r w:rsidR="00936A17" w:rsidRPr="00C65167">
              <w:rPr>
                <w:rFonts w:ascii="Arial" w:hAnsi="Arial" w:cs="Arial"/>
                <w:color w:val="000000"/>
                <w:sz w:val="20"/>
                <w:szCs w:val="20"/>
              </w:rPr>
              <w:t>OR11 Ability to manage and administer the “Dial-Back” feature of Dial-in Audio Conferencing for geographic/cost considerations</w:t>
            </w:r>
          </w:p>
        </w:tc>
      </w:tr>
    </w:tbl>
    <w:p w:rsidR="00E95C3D" w:rsidRDefault="00375272">
      <w:pPr>
        <w:sectPr w:rsidR="00E95C3D" w:rsidSect="00E95C3D">
          <w:footerReference w:type="default" r:id="rId18"/>
          <w:headerReference w:type="first" r:id="rId19"/>
          <w:footerReference w:type="first" r:id="rId20"/>
          <w:pgSz w:w="11907" w:h="16840" w:code="9"/>
          <w:pgMar w:top="720" w:right="763" w:bottom="1426" w:left="1368" w:header="720" w:footer="1084" w:gutter="0"/>
          <w:cols w:space="708"/>
          <w:docGrid w:linePitch="360"/>
        </w:sectPr>
      </w:pPr>
      <w:r>
        <w:br w:type="page"/>
      </w:r>
    </w:p>
    <w:p w:rsidR="0046110B" w:rsidRDefault="00D3341D" w:rsidP="00470C95">
      <w:pPr>
        <w:pStyle w:val="EYHeading1"/>
      </w:pPr>
      <w:bookmarkStart w:id="356" w:name="_Toc332218298"/>
      <w:r>
        <w:t>Requirement d</w:t>
      </w:r>
      <w:r w:rsidR="0046110B" w:rsidRPr="0046110B">
        <w:t>escription</w:t>
      </w:r>
      <w:r w:rsidR="00D276C7">
        <w:t>s</w:t>
      </w:r>
      <w:bookmarkEnd w:id="356"/>
    </w:p>
    <w:p w:rsidR="00810418" w:rsidRDefault="00DF0856" w:rsidP="00470C95">
      <w:pPr>
        <w:pStyle w:val="EYHeading2"/>
      </w:pPr>
      <w:bookmarkStart w:id="357" w:name="_Toc332218299"/>
      <w:r>
        <w:t>Co-Existence</w:t>
      </w:r>
      <w:bookmarkEnd w:id="35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9"/>
        <w:gridCol w:w="1566"/>
        <w:gridCol w:w="2502"/>
        <w:gridCol w:w="8597"/>
        <w:gridCol w:w="1336"/>
      </w:tblGrid>
      <w:tr w:rsidR="008C2883" w:rsidRPr="00D27256" w:rsidTr="008C2883">
        <w:trPr>
          <w:tblHeader/>
        </w:trPr>
        <w:tc>
          <w:tcPr>
            <w:tcW w:w="305" w:type="pct"/>
            <w:shd w:val="clear" w:color="auto" w:fill="D9D9D9" w:themeFill="background1" w:themeFillShade="D9"/>
          </w:tcPr>
          <w:p w:rsidR="008C2883" w:rsidRPr="00886213" w:rsidRDefault="008C2883" w:rsidP="00886213">
            <w:pPr>
              <w:pStyle w:val="EYTableHeadings"/>
              <w:rPr>
                <w:sz w:val="16"/>
              </w:rPr>
            </w:pPr>
            <w:r w:rsidRPr="00886213">
              <w:rPr>
                <w:sz w:val="16"/>
              </w:rPr>
              <w:t>Req ID</w:t>
            </w:r>
          </w:p>
        </w:tc>
        <w:tc>
          <w:tcPr>
            <w:tcW w:w="525" w:type="pct"/>
            <w:shd w:val="clear" w:color="auto" w:fill="D9D9D9" w:themeFill="background1" w:themeFillShade="D9"/>
          </w:tcPr>
          <w:p w:rsidR="008C2883" w:rsidRPr="00886213" w:rsidRDefault="008C2883" w:rsidP="00886213">
            <w:pPr>
              <w:pStyle w:val="EYTableHeadings"/>
              <w:rPr>
                <w:sz w:val="16"/>
              </w:rPr>
            </w:pPr>
            <w:r w:rsidRPr="00886213">
              <w:rPr>
                <w:sz w:val="16"/>
              </w:rPr>
              <w:t>Req Parent</w:t>
            </w:r>
          </w:p>
        </w:tc>
        <w:tc>
          <w:tcPr>
            <w:tcW w:w="839" w:type="pct"/>
            <w:shd w:val="clear" w:color="auto" w:fill="D9D9D9" w:themeFill="background1" w:themeFillShade="D9"/>
          </w:tcPr>
          <w:p w:rsidR="008C2883" w:rsidRPr="00886213" w:rsidRDefault="008C2883" w:rsidP="00886213">
            <w:pPr>
              <w:pStyle w:val="EYTableHeadings"/>
              <w:rPr>
                <w:sz w:val="16"/>
              </w:rPr>
            </w:pPr>
            <w:r w:rsidRPr="00886213">
              <w:rPr>
                <w:sz w:val="16"/>
              </w:rPr>
              <w:t>Name</w:t>
            </w:r>
          </w:p>
        </w:tc>
        <w:tc>
          <w:tcPr>
            <w:tcW w:w="2883" w:type="pct"/>
            <w:shd w:val="clear" w:color="auto" w:fill="D9D9D9" w:themeFill="background1" w:themeFillShade="D9"/>
          </w:tcPr>
          <w:p w:rsidR="008C2883" w:rsidRPr="00886213" w:rsidRDefault="008C2883" w:rsidP="00886213">
            <w:pPr>
              <w:pStyle w:val="EYTableHeadings"/>
              <w:rPr>
                <w:sz w:val="16"/>
              </w:rPr>
            </w:pPr>
            <w:r w:rsidRPr="00886213">
              <w:rPr>
                <w:sz w:val="16"/>
              </w:rPr>
              <w:t>Description</w:t>
            </w:r>
          </w:p>
        </w:tc>
        <w:tc>
          <w:tcPr>
            <w:tcW w:w="448" w:type="pct"/>
            <w:shd w:val="clear" w:color="auto" w:fill="D9D9D9" w:themeFill="background1" w:themeFillShade="D9"/>
          </w:tcPr>
          <w:p w:rsidR="008C2883" w:rsidRPr="00886213" w:rsidRDefault="008C2883" w:rsidP="00886213">
            <w:pPr>
              <w:pStyle w:val="EYTableHeadings"/>
              <w:rPr>
                <w:sz w:val="16"/>
              </w:rPr>
            </w:pPr>
            <w:r>
              <w:rPr>
                <w:sz w:val="16"/>
              </w:rPr>
              <w:t>Phase</w:t>
            </w:r>
          </w:p>
        </w:tc>
      </w:tr>
      <w:tr w:rsidR="008C2883" w:rsidRPr="00D27256" w:rsidTr="008C2883">
        <w:tc>
          <w:tcPr>
            <w:tcW w:w="30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748</w:t>
            </w:r>
          </w:p>
        </w:tc>
        <w:tc>
          <w:tcPr>
            <w:tcW w:w="52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CE - Exchange - Outlook</w:t>
            </w:r>
          </w:p>
        </w:tc>
        <w:tc>
          <w:tcPr>
            <w:tcW w:w="839"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LY-CE-PARM-001 Sync Lync contacts with Exchange</w:t>
            </w:r>
          </w:p>
        </w:tc>
        <w:tc>
          <w:tcPr>
            <w:tcW w:w="2883"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The system shall create a corresponding personal contact in Microsoft Outlook for each person on a user’s Lync 2010 Contacts list</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Requires Outlook</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Parameter=EnableExchangeContactSync Setting=Null</w:t>
            </w:r>
          </w:p>
        </w:tc>
        <w:tc>
          <w:tcPr>
            <w:tcW w:w="448" w:type="pct"/>
          </w:tcPr>
          <w:p w:rsidR="008C2883" w:rsidRPr="0019316A"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8C2883" w:rsidRPr="00D27256" w:rsidTr="008C2883">
        <w:tc>
          <w:tcPr>
            <w:tcW w:w="30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749</w:t>
            </w:r>
          </w:p>
        </w:tc>
        <w:tc>
          <w:tcPr>
            <w:tcW w:w="525"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CE - Other</w:t>
            </w:r>
          </w:p>
        </w:tc>
        <w:tc>
          <w:tcPr>
            <w:tcW w:w="839"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LY-CE-PARM-002 Enable One Note 12 Integration</w:t>
            </w:r>
          </w:p>
        </w:tc>
        <w:tc>
          <w:tcPr>
            <w:tcW w:w="2883" w:type="pct"/>
            <w:shd w:val="clear" w:color="auto" w:fill="auto"/>
          </w:tcPr>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The option to Take Notes Using One Note shall be enabled</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Note - not part of standard EY tool set so will only work if One Note is installed</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GCL5 includes, hidden in GCL4</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Requires Office</w:t>
            </w:r>
          </w:p>
          <w:p w:rsidR="008C2883" w:rsidRPr="0019316A" w:rsidRDefault="008C2883" w:rsidP="00DF7346">
            <w:pPr>
              <w:keepNext/>
              <w:keepLines/>
              <w:rPr>
                <w:rStyle w:val="TDContents"/>
                <w:rFonts w:ascii="EYInterstate Light" w:hAnsi="EYInterstate Light"/>
                <w:sz w:val="20"/>
                <w:szCs w:val="20"/>
              </w:rPr>
            </w:pPr>
            <w:r w:rsidRPr="0019316A">
              <w:rPr>
                <w:rStyle w:val="TDContents"/>
                <w:rFonts w:ascii="EYInterstate Light" w:hAnsi="EYInterstate Light"/>
                <w:sz w:val="20"/>
                <w:szCs w:val="20"/>
              </w:rPr>
              <w:t>Parameter=DisableOneNote12Integration Setting=Null</w:t>
            </w:r>
          </w:p>
        </w:tc>
        <w:tc>
          <w:tcPr>
            <w:tcW w:w="448" w:type="pct"/>
          </w:tcPr>
          <w:p w:rsidR="008C2883" w:rsidRPr="0019316A"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bl>
    <w:p w:rsidR="00886213" w:rsidRDefault="00886213" w:rsidP="00886213">
      <w:pPr>
        <w:pStyle w:val="EYBodyText"/>
      </w:pPr>
    </w:p>
    <w:p w:rsidR="00902B1F" w:rsidRDefault="00DF0856" w:rsidP="00470C95">
      <w:pPr>
        <w:pStyle w:val="EYHeading2"/>
      </w:pPr>
      <w:bookmarkStart w:id="358" w:name="_Toc332218300"/>
      <w:r>
        <w:t>Instant Messaging</w:t>
      </w:r>
      <w:bookmarkEnd w:id="35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8C2883" w:rsidRPr="00D27256" w:rsidTr="008C2883">
        <w:trPr>
          <w:cantSplit/>
          <w:tblHeader/>
        </w:trPr>
        <w:tc>
          <w:tcPr>
            <w:tcW w:w="306"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Req ID</w:t>
            </w:r>
          </w:p>
        </w:tc>
        <w:tc>
          <w:tcPr>
            <w:tcW w:w="525"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Req Parent</w:t>
            </w:r>
          </w:p>
        </w:tc>
        <w:tc>
          <w:tcPr>
            <w:tcW w:w="839"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Name</w:t>
            </w:r>
          </w:p>
        </w:tc>
        <w:tc>
          <w:tcPr>
            <w:tcW w:w="2882" w:type="pct"/>
            <w:shd w:val="clear" w:color="auto" w:fill="D9D9D9" w:themeFill="background1" w:themeFillShade="D9"/>
          </w:tcPr>
          <w:p w:rsidR="008C2883" w:rsidRPr="00886213" w:rsidRDefault="008C2883" w:rsidP="00902B1F">
            <w:pPr>
              <w:pStyle w:val="EYTableHeadings"/>
              <w:spacing w:before="0" w:after="0"/>
              <w:rPr>
                <w:sz w:val="16"/>
              </w:rPr>
            </w:pPr>
            <w:r w:rsidRPr="00886213">
              <w:rPr>
                <w:sz w:val="16"/>
              </w:rPr>
              <w:t>Description</w:t>
            </w:r>
          </w:p>
        </w:tc>
        <w:tc>
          <w:tcPr>
            <w:tcW w:w="448" w:type="pct"/>
            <w:shd w:val="clear" w:color="auto" w:fill="D9D9D9" w:themeFill="background1" w:themeFillShade="D9"/>
          </w:tcPr>
          <w:p w:rsidR="008C2883" w:rsidRPr="00886213" w:rsidRDefault="008C2883" w:rsidP="00902B1F">
            <w:pPr>
              <w:pStyle w:val="EYTableHeadings"/>
              <w:spacing w:before="0" w:after="0"/>
              <w:rPr>
                <w:sz w:val="16"/>
              </w:rPr>
            </w:pPr>
            <w:r>
              <w:rPr>
                <w:sz w:val="16"/>
              </w:rPr>
              <w:t>Phase</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LY-IM-FED-001  Lync IM for authorized federated partners IBM &amp; Microsoft &amp; AT&amp;T.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Federated partners IBM, Microsoft and AT&amp;T shall be permitted external access to Lync</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Federated party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LY-IM-FED-002 Prohibit federated correspondents from downloading and/or searching EY address book</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prohibit federated correspondents from downloading and/or searching EY address book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Inherent in architecture - would see presence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3E38B5">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LY-IM-FED-003 Integration with public IM providers - AOL, Yahoo and MSN</w:t>
            </w:r>
          </w:p>
        </w:tc>
        <w:tc>
          <w:tcPr>
            <w:tcW w:w="2882" w:type="pct"/>
            <w:shd w:val="clear" w:color="auto" w:fill="auto"/>
          </w:tcPr>
          <w:p w:rsidR="003E38B5" w:rsidRDefault="003E38B5" w:rsidP="00DF7346">
            <w:pPr>
              <w:keepNext/>
              <w:keepLines/>
              <w:rPr>
                <w:rStyle w:val="TDContents"/>
                <w:rFonts w:ascii="EYInterstate Light" w:hAnsi="EYInterstate Light"/>
                <w:sz w:val="20"/>
                <w:szCs w:val="20"/>
              </w:rPr>
            </w:pPr>
            <w:r w:rsidRPr="003E38B5">
              <w:rPr>
                <w:rStyle w:val="TDContents"/>
                <w:rFonts w:ascii="EYInterstate Light" w:hAnsi="EYInterstate Light"/>
                <w:sz w:val="20"/>
                <w:szCs w:val="20"/>
              </w:rPr>
              <w:t>The system shall provide Integration with public IM providers - AOL, Yahoo and MSN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LY-IM-PARM-001 Display Federated user SIP address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a federated contact's SIP address when notifying a user that the federated contact has added them to their contact list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Parameter=DisableFederatedPromptDisplayName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Federated</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LY-IM-PARM-002 Display PIC user SIP address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a PIC  contact's SIP address when notifying a user that the PIC contact has added them to their contact list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Parameter=DisablePICPromptDisplayName Setting=TRUE</w:t>
            </w:r>
          </w:p>
        </w:tc>
        <w:tc>
          <w:tcPr>
            <w:tcW w:w="448" w:type="pct"/>
          </w:tcPr>
          <w:p w:rsidR="008C2883" w:rsidRPr="005D18E1" w:rsidRDefault="001829CE" w:rsidP="00DF7346">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LY-IM-INT-001 Initiate an email from an EY correspondent’s business card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Initiate an email from an EY correspondent’s business card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Email client</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LY-IM-INT-002 The business card shall display:Names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name as sourced from the Active Directory</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 middle initial unless makes unique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LY-IM-INT-003 Initiate a one-to-one IM chat session with another EY user by clicking on his business card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initiate a one-to-one IM chat session with another EY user by clicking on his business card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LY-IM-INT-004 Correspondent’s availability status warning</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warned of the correspondent’s availability status, if not available for a chat session,  before giving them the option to initiate a chat session anyway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719BD"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LY-IM-INT-005 </w:t>
            </w:r>
          </w:p>
          <w:p w:rsidR="008719BD" w:rsidRDefault="008719BD" w:rsidP="008719BD">
            <w:pPr>
              <w:rPr>
                <w:rFonts w:ascii="Arial" w:hAnsi="Arial" w:cs="Arial"/>
                <w:color w:val="000000"/>
                <w:sz w:val="20"/>
                <w:szCs w:val="20"/>
              </w:rPr>
            </w:pPr>
            <w:r>
              <w:rPr>
                <w:rFonts w:ascii="Arial" w:hAnsi="Arial" w:cs="Arial"/>
                <w:color w:val="000000"/>
                <w:sz w:val="20"/>
                <w:szCs w:val="20"/>
              </w:rPr>
              <w:t>LY-IM-INT-005 Core Instant Messaging n-way Chat with other EY users by dragging into an existing chat session</w:t>
            </w:r>
          </w:p>
          <w:p w:rsidR="008C2883" w:rsidRPr="005D18E1" w:rsidRDefault="008C2883" w:rsidP="00DF7346">
            <w:pPr>
              <w:keepNext/>
              <w:keepLines/>
              <w:rPr>
                <w:rStyle w:val="TDContents"/>
                <w:rFonts w:ascii="EYInterstate Light" w:hAnsi="EYInterstate Light"/>
                <w:sz w:val="20"/>
                <w:szCs w:val="20"/>
              </w:rPr>
            </w:pPr>
          </w:p>
        </w:tc>
        <w:tc>
          <w:tcPr>
            <w:tcW w:w="2882" w:type="pct"/>
            <w:shd w:val="clear" w:color="auto" w:fill="auto"/>
          </w:tcPr>
          <w:p w:rsidR="008719BD" w:rsidRDefault="008719BD" w:rsidP="008719BD">
            <w:pPr>
              <w:rPr>
                <w:rFonts w:ascii="Arial" w:hAnsi="Arial" w:cs="Arial"/>
                <w:color w:val="000000"/>
                <w:sz w:val="20"/>
                <w:szCs w:val="20"/>
              </w:rPr>
            </w:pPr>
            <w:r>
              <w:rPr>
                <w:rFonts w:ascii="Arial" w:hAnsi="Arial" w:cs="Arial"/>
                <w:color w:val="000000"/>
                <w:sz w:val="20"/>
                <w:szCs w:val="20"/>
              </w:rPr>
              <w:t>The user shall be able to instigate Core Instant Messaging n-way Chat with other EY users by dragging the users’ name into an existing chat session</w:t>
            </w:r>
          </w:p>
          <w:p w:rsidR="008C2883" w:rsidRPr="005D18E1" w:rsidRDefault="008C2883" w:rsidP="00DF7346">
            <w:pPr>
              <w:keepNext/>
              <w:keepLines/>
              <w:rPr>
                <w:rStyle w:val="TDContents"/>
                <w:rFonts w:ascii="EYInterstate Light" w:hAnsi="EYInterstate Light"/>
                <w:sz w:val="20"/>
                <w:szCs w:val="20"/>
              </w:rPr>
            </w:pP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LY-IM-INT-006 Business card shall display:  locations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geographical locations as sourced from the Active Directory on hovering over an EY User’s name on the IM contact screen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Is no secondary location?</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759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LY-IM-INT-007 Business card shall display: of email and telephone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Correspondent’s email and telephone details as sourced from the Active Directory on hovering over an EY User’s name on the IM contact screen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LY-IM-INT-008 Business card shall display: IM Webpage photograph</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business card shall display: IM Webpage photograph (if available) on hovering over an EY User’s name on the IM contact screen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LY-IM-INT-009 Enable internal desktop sharing between 2 or more internal EY correspondents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enable internal desktop sharing between 2 or more internal EY correspondents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LY-IM-PARM-003 Meeting subject or location Option</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see another user's meeting subject or location if the user has enabled the option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Parameter=DisableMeetingSubjectAndLocation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LY-IM-PARM-004 Rich text formatting in an instant message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use rich text formatting in an instant message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Parameter=DisableRTFIM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LY-IM-PARM-005 Disable enterprise customised help menu links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able to access enterprise customised help menu links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Parameter=CustomizedHelpUrl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LY-IM-PARM-006 Notification of adding to contact list disabled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notified when someone adds them to their contact list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Parameter=EnableNotificationForNewSubscribers Setting=FALSE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LY-IM-PARM-007 Access a website or location via URL in IM</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enter a URL to an instant message and it shall be made clickable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Parameter=EnableUrl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769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LY-IM-PARM-008 Search outlook folders for contacts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exclude specific outlook folders from the search outlook folders for contacts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Can do the search</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Parameter=ExcludedContactFolders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LY-IM-PARM-009 Outlook and Lync sync</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ensure that if different users are logged into a single machine for outlook and Lync that Lync only picks up the data of the user logged into Lync</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Authentication should stop this being possible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Parameter=DisableEmailComparisonCheck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LY-IM-PARM-010 Send and receive emoticons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send and receive standard emoticons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Parameter=DisableEmoticons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LY-IM-PARM-011 No custom presence state other than the standard Available, Busy and Do not Disturb and Appear Offline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not be able to set a presence state other than the standard Available, Busy and Do not Disturb and Appear Offline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Parameter=CustomStateUrl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LY-IM-PARM-012 Presence state of Appear Offline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set the presence state of Appear Offline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Parameter=EnableAppearOffline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LY-IM-PARM-013 No calendar presence when Outlook is not installed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attempt to get calendar presence when Outlook is not installed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LY-IM-PARM-014 Show presence information from Outlook when Outlook is installed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show presence information from Outlook when Outlook is installed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LY-IM-PARM-015 No retention of chat history for internal IM sessions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allow the retention of chat history for internal IM sessions - Note there is a very small group of users for whom the server-side will need to retain messages. There is a separate requirement for this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Parameter=DisableSavingIM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LY-IM-PARM-016 Selective retention of chat history for an internal user group</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permit selective server side retention of chat history for an internal user group</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Parameter=CsArchivingPolicy &amp; CsArchivingConfiguration Setting=</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LY-IM-PARM-017 Disable Automatic saving of IM sessions to Outlook</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Disable Automatic saving of IM sessions to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Parameter=EnableIMAutoArchiving Setting=FALSE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779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LY-IM-PARM-018 No legal/Disclaimer to any internal IM conversations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not Add a legal/Disclaimer to any internal IM conversations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Parameter=IMWarning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LY-IM-PARM-019 Disable the Find Previous Conversations menu</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The system shall disable the Find Previous Conversations menu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Parameter=DisableOnlineContextualSearch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LY-IM-PARM-020 Disable Event logging</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Event logging shall be disabled as a default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Parameter=EnableEventLogging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LY-IM-PARM-021 User override the </w:t>
            </w:r>
            <w:r>
              <w:rPr>
                <w:rStyle w:val="TDContents"/>
                <w:rFonts w:ascii="EYInterstate Light" w:hAnsi="EYInterstate Light"/>
                <w:sz w:val="20"/>
                <w:szCs w:val="20"/>
              </w:rPr>
              <w:t xml:space="preserve">windows </w:t>
            </w:r>
            <w:r w:rsidRPr="005D18E1">
              <w:rPr>
                <w:rStyle w:val="TDContents"/>
                <w:rFonts w:ascii="EYInterstate Light" w:hAnsi="EYInterstate Light"/>
                <w:sz w:val="20"/>
                <w:szCs w:val="20"/>
              </w:rPr>
              <w:t>event logging parameter</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The user shall be able to override the </w:t>
            </w:r>
            <w:r>
              <w:rPr>
                <w:rStyle w:val="TDContents"/>
                <w:rFonts w:ascii="EYInterstate Light" w:hAnsi="EYInterstate Light"/>
                <w:sz w:val="20"/>
                <w:szCs w:val="20"/>
              </w:rPr>
              <w:t xml:space="preserve">windows </w:t>
            </w:r>
            <w:r w:rsidRPr="005D18E1">
              <w:rPr>
                <w:rStyle w:val="TDContents"/>
                <w:rFonts w:ascii="EYInterstate Light" w:hAnsi="EYInterstate Light"/>
                <w:sz w:val="20"/>
                <w:szCs w:val="20"/>
              </w:rPr>
              <w:t>event logging parameter and turn it on</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Parameter=EnableEventLogging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LY-IM-PARM-022 Disable the contact card organisation tab</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disable the contact card organisation tab</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Parameter=DisableContactCardOrganizationTab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LY-IM-PARM-023 The user shall be able to turn display of free/busy info on or off</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turn display of free/busy info on or off</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Parameter=DisableFreeBusyInfo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LY-IM-PARM-024 Show availability based on Outlook calendar</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If Free/busy parameter is turned on the system shall show availability based on their Outlook calendar</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Parameter=DisableCalendarPresence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LY-IM-PARM-025 Show the user as busy whenever they are using their Lync phone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show the user as busy whenever they are using their Lync phone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Parameter=DisablePhonePresence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LY-IM-PARM-026 User can turn display of out of office message from Outlook on or off</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When Outlook is installed the user shall be able to turn display of out of office message from Outlook on or off</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Parameter=DisablePresenceNote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LY-IM-PARM-027 Display the Out of office message from outlook on hover over the business card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If presence Note (Out Of Office indicator) is enabled the system shall display the Out of office message from outlook on hover over the business card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Outlook</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Parameter=DisablePresenceNote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789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LY-IM-PARM-028 Display the user's photo sourced from AD as a default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the user's photo sourced from AD as a default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LY-IM-PARM-029 Display the photos of a user's contacts sourced from AD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display the photos of a user's contacts sourced from AD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AD &amp; Sharepoint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Parameter=DisplayPhoto Setting=PhotosFromADOnly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del w:id="359" w:author="Ally Ward" w:date="2013-01-09T14:09:00Z">
              <w:r w:rsidRPr="005D18E1" w:rsidDel="00DF16FF">
                <w:rPr>
                  <w:rStyle w:val="TDContents"/>
                  <w:rFonts w:ascii="EYInterstate Light" w:hAnsi="EYInterstate Light"/>
                  <w:sz w:val="20"/>
                  <w:szCs w:val="20"/>
                </w:rPr>
                <w:delText>791</w:delText>
              </w:r>
            </w:del>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del w:id="360" w:author="Ally Ward" w:date="2013-01-09T14:09:00Z">
              <w:r w:rsidRPr="005D18E1" w:rsidDel="00DF16FF">
                <w:rPr>
                  <w:rStyle w:val="TDContents"/>
                  <w:rFonts w:ascii="EYInterstate Light" w:hAnsi="EYInterstate Light"/>
                  <w:sz w:val="20"/>
                  <w:szCs w:val="20"/>
                </w:rPr>
                <w:delText>IM - Internal</w:delText>
              </w:r>
            </w:del>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del w:id="361" w:author="Ally Ward" w:date="2013-01-09T14:09:00Z">
              <w:r w:rsidRPr="005D18E1" w:rsidDel="00DF16FF">
                <w:rPr>
                  <w:rStyle w:val="TDContents"/>
                  <w:rFonts w:ascii="EYInterstate Light" w:hAnsi="EYInterstate Light"/>
                  <w:sz w:val="20"/>
                  <w:szCs w:val="20"/>
                </w:rPr>
                <w:delText>LY-IM-PARM-030 Allow a user to change their photo by browsing to a replacement location</w:delText>
              </w:r>
            </w:del>
          </w:p>
        </w:tc>
        <w:tc>
          <w:tcPr>
            <w:tcW w:w="2882" w:type="pct"/>
            <w:shd w:val="clear" w:color="auto" w:fill="auto"/>
          </w:tcPr>
          <w:p w:rsidR="008C2883" w:rsidRPr="005D18E1" w:rsidDel="00DF16FF" w:rsidRDefault="008C2883" w:rsidP="00DF7346">
            <w:pPr>
              <w:keepNext/>
              <w:keepLines/>
              <w:rPr>
                <w:del w:id="362" w:author="Ally Ward" w:date="2013-01-09T14:09:00Z"/>
                <w:rStyle w:val="TDContents"/>
                <w:rFonts w:ascii="EYInterstate Light" w:hAnsi="EYInterstate Light"/>
                <w:sz w:val="20"/>
                <w:szCs w:val="20"/>
              </w:rPr>
            </w:pPr>
            <w:del w:id="363" w:author="Ally Ward" w:date="2013-01-09T14:09:00Z">
              <w:r w:rsidRPr="005D18E1" w:rsidDel="00DF16FF">
                <w:rPr>
                  <w:rStyle w:val="TDContents"/>
                  <w:rFonts w:ascii="EYInterstate Light" w:hAnsi="EYInterstate Light"/>
                  <w:sz w:val="20"/>
                  <w:szCs w:val="20"/>
                </w:rPr>
                <w:delText>The system shall allow a user to change their photo by browsing to a replacement location</w:delText>
              </w:r>
            </w:del>
          </w:p>
          <w:p w:rsidR="008C2883" w:rsidRPr="005D18E1" w:rsidDel="00DF16FF" w:rsidRDefault="008C2883" w:rsidP="00DF7346">
            <w:pPr>
              <w:keepNext/>
              <w:keepLines/>
              <w:rPr>
                <w:del w:id="364" w:author="Ally Ward" w:date="2013-01-09T14:09:00Z"/>
                <w:rStyle w:val="TDContents"/>
                <w:rFonts w:ascii="EYInterstate Light" w:hAnsi="EYInterstate Light"/>
                <w:sz w:val="20"/>
                <w:szCs w:val="20"/>
              </w:rPr>
            </w:pPr>
            <w:del w:id="365" w:author="Ally Ward" w:date="2013-01-09T14:09:00Z">
              <w:r w:rsidRPr="005D18E1" w:rsidDel="00DF16FF">
                <w:rPr>
                  <w:rStyle w:val="TDContents"/>
                  <w:rFonts w:ascii="EYInterstate Light" w:hAnsi="EYInterstate Light"/>
                  <w:sz w:val="20"/>
                  <w:szCs w:val="20"/>
                </w:rPr>
                <w:delText>Test on GCL 4 and 5</w:delText>
              </w:r>
            </w:del>
          </w:p>
          <w:p w:rsidR="008C2883" w:rsidRPr="005D18E1" w:rsidDel="00DF16FF" w:rsidRDefault="008C2883" w:rsidP="00DF7346">
            <w:pPr>
              <w:keepNext/>
              <w:keepLines/>
              <w:rPr>
                <w:del w:id="366" w:author="Ally Ward" w:date="2013-01-09T14:09:00Z"/>
                <w:rStyle w:val="TDContents"/>
                <w:rFonts w:ascii="EYInterstate Light" w:hAnsi="EYInterstate Light"/>
                <w:sz w:val="20"/>
                <w:szCs w:val="20"/>
              </w:rPr>
            </w:pPr>
            <w:del w:id="367" w:author="Ally Ward" w:date="2013-01-09T14:09:00Z">
              <w:r w:rsidRPr="005D18E1" w:rsidDel="00DF16FF">
                <w:rPr>
                  <w:rStyle w:val="TDContents"/>
                  <w:rFonts w:ascii="EYInterstate Light" w:hAnsi="EYInterstate Light"/>
                  <w:sz w:val="20"/>
                  <w:szCs w:val="20"/>
                </w:rPr>
                <w:delText>Requires AD &amp; Sharepoint</w:delText>
              </w:r>
            </w:del>
          </w:p>
          <w:p w:rsidR="008C2883" w:rsidRPr="005D18E1" w:rsidRDefault="008C2883" w:rsidP="00DF7346">
            <w:pPr>
              <w:keepNext/>
              <w:keepLines/>
              <w:rPr>
                <w:rStyle w:val="TDContents"/>
                <w:rFonts w:ascii="EYInterstate Light" w:hAnsi="EYInterstate Light"/>
                <w:sz w:val="20"/>
                <w:szCs w:val="20"/>
              </w:rPr>
            </w:pPr>
            <w:del w:id="368" w:author="Ally Ward" w:date="2013-01-09T14:09:00Z">
              <w:r w:rsidRPr="005D18E1" w:rsidDel="00DF16FF">
                <w:rPr>
                  <w:rStyle w:val="TDContents"/>
                  <w:rFonts w:ascii="EYInterstate Light" w:hAnsi="EYInterstate Light"/>
                  <w:sz w:val="20"/>
                  <w:szCs w:val="20"/>
                </w:rPr>
                <w:delText>Parameter=DisplayPhoto Setting=PhotosFromADOnly</w:delText>
              </w:r>
            </w:del>
          </w:p>
        </w:tc>
        <w:tc>
          <w:tcPr>
            <w:tcW w:w="448" w:type="pct"/>
          </w:tcPr>
          <w:p w:rsidR="008C2883" w:rsidRPr="005D18E1" w:rsidRDefault="008C2883" w:rsidP="00DF7346">
            <w:pPr>
              <w:keepNext/>
              <w:keepLines/>
              <w:rPr>
                <w:rStyle w:val="TDContents"/>
                <w:rFonts w:ascii="EYInterstate Light" w:hAnsi="EYInterstate Light"/>
                <w:sz w:val="20"/>
                <w:szCs w:val="20"/>
              </w:rPr>
            </w:pPr>
            <w:del w:id="369" w:author="Ally Ward" w:date="2013-01-09T14:09:00Z">
              <w:r w:rsidDel="00DF16FF">
                <w:rPr>
                  <w:rFonts w:ascii="Arial" w:hAnsi="Arial" w:cs="Arial"/>
                  <w:color w:val="000000"/>
                  <w:sz w:val="20"/>
                  <w:szCs w:val="20"/>
                </w:rPr>
                <w:delText>Pilot</w:delText>
              </w:r>
            </w:del>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LY-IM-PARM-031 Maximum of 150 contacts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add a maximum of 150 contacts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Parameter=MaximumNumberOfContacts Setting=150</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LY-IM-PARM-032 Maximum of 10 distribution lists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create a maximum of 10 distribution lists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Need to discuss further </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Parameter=MaximumDGsAllowedInContactList Setting=10</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LY-IM-PARM-033 Photo of maximum size 30KB</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add a photo of maximum size 30KB</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Sharepoint requirement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Parameter=MaxPhotoSizeKb Setting=30</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LY-IM-PARM-034 See and amend relationships status for contacts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user shall be able to see and amend relationships status for their contacts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 sure if true or false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Parameter=ShowManagePrivacyRelationships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rPr>
          <w:cantSplit/>
        </w:trPr>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871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IM - Internal</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LY-IM-PARM-035 Edit  photo via  a link to user SharePoint site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When SharePoint is available the user shall be able to edit their photo via  a link to their SharePoint site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Sharepoint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Parameter=ShowSharepointPhotoEditLink Setting=TRUE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bl>
    <w:p w:rsidR="00886213" w:rsidRDefault="00886213" w:rsidP="00886213">
      <w:pPr>
        <w:pStyle w:val="EYBodyText"/>
      </w:pPr>
    </w:p>
    <w:p w:rsidR="00902B1F" w:rsidRDefault="00902B1F" w:rsidP="00886213">
      <w:pPr>
        <w:pStyle w:val="EYBodyText"/>
      </w:pPr>
    </w:p>
    <w:p w:rsidR="00902B1F" w:rsidRDefault="00902B1F" w:rsidP="00886213">
      <w:pPr>
        <w:pStyle w:val="EYBodyText"/>
      </w:pPr>
    </w:p>
    <w:p w:rsidR="00902B1F" w:rsidRDefault="00902B1F" w:rsidP="00886213">
      <w:pPr>
        <w:pStyle w:val="EYBodyText"/>
      </w:pPr>
    </w:p>
    <w:p w:rsidR="00902B1F" w:rsidRDefault="00902B1F" w:rsidP="00886213">
      <w:pPr>
        <w:pStyle w:val="EYBodyText"/>
      </w:pPr>
    </w:p>
    <w:p w:rsidR="00886213" w:rsidRPr="00DF7346" w:rsidRDefault="00DF0856" w:rsidP="00470C95">
      <w:pPr>
        <w:pStyle w:val="EYHeading2"/>
      </w:pPr>
      <w:bookmarkStart w:id="370" w:name="_Toc332218301"/>
      <w:r>
        <w:t>Remote Access</w:t>
      </w:r>
      <w:bookmarkEnd w:id="37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8C2883" w:rsidRPr="00D27256" w:rsidTr="008C2883">
        <w:trPr>
          <w:tblHeader/>
        </w:trPr>
        <w:tc>
          <w:tcPr>
            <w:tcW w:w="306" w:type="pct"/>
            <w:shd w:val="clear" w:color="auto" w:fill="D9D9D9" w:themeFill="background1" w:themeFillShade="D9"/>
          </w:tcPr>
          <w:p w:rsidR="008C2883" w:rsidRPr="00886213" w:rsidRDefault="008C2883" w:rsidP="00886213">
            <w:pPr>
              <w:pStyle w:val="EYTableHeadings"/>
              <w:rPr>
                <w:sz w:val="16"/>
              </w:rPr>
            </w:pPr>
            <w:r w:rsidRPr="00886213">
              <w:rPr>
                <w:sz w:val="16"/>
              </w:rPr>
              <w:t>Req ID</w:t>
            </w:r>
          </w:p>
        </w:tc>
        <w:tc>
          <w:tcPr>
            <w:tcW w:w="525" w:type="pct"/>
            <w:shd w:val="clear" w:color="auto" w:fill="D9D9D9" w:themeFill="background1" w:themeFillShade="D9"/>
          </w:tcPr>
          <w:p w:rsidR="008C2883" w:rsidRPr="00886213" w:rsidRDefault="008C2883" w:rsidP="00886213">
            <w:pPr>
              <w:pStyle w:val="EYTableHeadings"/>
              <w:rPr>
                <w:sz w:val="16"/>
              </w:rPr>
            </w:pPr>
            <w:r w:rsidRPr="00886213">
              <w:rPr>
                <w:sz w:val="16"/>
              </w:rPr>
              <w:t>Req Parent</w:t>
            </w:r>
          </w:p>
        </w:tc>
        <w:tc>
          <w:tcPr>
            <w:tcW w:w="839" w:type="pct"/>
            <w:shd w:val="clear" w:color="auto" w:fill="D9D9D9" w:themeFill="background1" w:themeFillShade="D9"/>
          </w:tcPr>
          <w:p w:rsidR="008C2883" w:rsidRPr="00886213" w:rsidRDefault="008C2883" w:rsidP="00886213">
            <w:pPr>
              <w:pStyle w:val="EYTableHeadings"/>
              <w:rPr>
                <w:sz w:val="16"/>
              </w:rPr>
            </w:pPr>
            <w:r w:rsidRPr="00886213">
              <w:rPr>
                <w:sz w:val="16"/>
              </w:rPr>
              <w:t>Name</w:t>
            </w:r>
          </w:p>
        </w:tc>
        <w:tc>
          <w:tcPr>
            <w:tcW w:w="2882" w:type="pct"/>
            <w:shd w:val="clear" w:color="auto" w:fill="D9D9D9" w:themeFill="background1" w:themeFillShade="D9"/>
          </w:tcPr>
          <w:p w:rsidR="008C2883" w:rsidRPr="00886213" w:rsidRDefault="008C2883" w:rsidP="00886213">
            <w:pPr>
              <w:pStyle w:val="EYTableHeadings"/>
              <w:rPr>
                <w:sz w:val="16"/>
              </w:rPr>
            </w:pPr>
            <w:r w:rsidRPr="00886213">
              <w:rPr>
                <w:sz w:val="16"/>
              </w:rPr>
              <w:t>Description</w:t>
            </w:r>
          </w:p>
        </w:tc>
        <w:tc>
          <w:tcPr>
            <w:tcW w:w="448" w:type="pct"/>
            <w:shd w:val="clear" w:color="auto" w:fill="D9D9D9" w:themeFill="background1" w:themeFillShade="D9"/>
          </w:tcPr>
          <w:p w:rsidR="008C2883" w:rsidRPr="00886213" w:rsidRDefault="008C2883" w:rsidP="00886213">
            <w:pPr>
              <w:pStyle w:val="EYTableHeadings"/>
              <w:rPr>
                <w:sz w:val="16"/>
              </w:rPr>
            </w:pPr>
            <w:r>
              <w:rPr>
                <w:sz w:val="16"/>
              </w:rPr>
              <w:t>Phase</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RA - Web Access Remote</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LY-RA-WEBREM-001 New Joiner profile  - EYRC</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New Joiner profile shall include Lync IM access via EYRC</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Provisioning Requirement</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RA - Web Access Remote</w:t>
            </w:r>
          </w:p>
        </w:tc>
        <w:tc>
          <w:tcPr>
            <w:tcW w:w="839" w:type="pct"/>
            <w:shd w:val="clear" w:color="auto" w:fill="auto"/>
          </w:tcPr>
          <w:p w:rsidR="008C2883" w:rsidRPr="005D18E1" w:rsidRDefault="008C2883" w:rsidP="00D67E6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LY-RA-WEBREM-002 Remote Lync web access to meetings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Users without Lync shall be able to  join meetings using the  Lync Web App </w:t>
            </w:r>
          </w:p>
          <w:p w:rsidR="008C2883" w:rsidRPr="005D18E1" w:rsidRDefault="008C2883" w:rsidP="00DF7346">
            <w:pPr>
              <w:keepNext/>
              <w:keepLines/>
              <w:rPr>
                <w:rStyle w:val="TDContents"/>
                <w:rFonts w:ascii="EYInterstate Light" w:hAnsi="EYInterstate Light"/>
                <w:sz w:val="20"/>
                <w:szCs w:val="20"/>
              </w:rPr>
            </w:pP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bl>
    <w:p w:rsidR="00886213" w:rsidRPr="00DF7346" w:rsidRDefault="00DF0856" w:rsidP="00470C95">
      <w:pPr>
        <w:pStyle w:val="EYHeading2"/>
      </w:pPr>
      <w:bookmarkStart w:id="371" w:name="_Toc332218302"/>
      <w:r>
        <w:t>Security</w:t>
      </w:r>
      <w:bookmarkEnd w:id="3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8C2883" w:rsidRPr="00D27256" w:rsidTr="008C2883">
        <w:trPr>
          <w:tblHeader/>
        </w:trPr>
        <w:tc>
          <w:tcPr>
            <w:tcW w:w="306" w:type="pct"/>
            <w:shd w:val="clear" w:color="auto" w:fill="D9D9D9" w:themeFill="background1" w:themeFillShade="D9"/>
          </w:tcPr>
          <w:p w:rsidR="008C2883" w:rsidRPr="00886213" w:rsidRDefault="008C2883" w:rsidP="00886213">
            <w:pPr>
              <w:pStyle w:val="EYTableHeadings"/>
              <w:rPr>
                <w:sz w:val="16"/>
              </w:rPr>
            </w:pPr>
            <w:r w:rsidRPr="00886213">
              <w:rPr>
                <w:sz w:val="16"/>
              </w:rPr>
              <w:t>Req ID</w:t>
            </w:r>
          </w:p>
        </w:tc>
        <w:tc>
          <w:tcPr>
            <w:tcW w:w="525" w:type="pct"/>
            <w:shd w:val="clear" w:color="auto" w:fill="D9D9D9" w:themeFill="background1" w:themeFillShade="D9"/>
          </w:tcPr>
          <w:p w:rsidR="008C2883" w:rsidRPr="00886213" w:rsidRDefault="008C2883" w:rsidP="00886213">
            <w:pPr>
              <w:pStyle w:val="EYTableHeadings"/>
              <w:rPr>
                <w:sz w:val="16"/>
              </w:rPr>
            </w:pPr>
            <w:r w:rsidRPr="00886213">
              <w:rPr>
                <w:sz w:val="16"/>
              </w:rPr>
              <w:t>Req Parent</w:t>
            </w:r>
          </w:p>
        </w:tc>
        <w:tc>
          <w:tcPr>
            <w:tcW w:w="839" w:type="pct"/>
            <w:shd w:val="clear" w:color="auto" w:fill="D9D9D9" w:themeFill="background1" w:themeFillShade="D9"/>
          </w:tcPr>
          <w:p w:rsidR="008C2883" w:rsidRPr="00886213" w:rsidRDefault="008C2883" w:rsidP="00886213">
            <w:pPr>
              <w:pStyle w:val="EYTableHeadings"/>
              <w:rPr>
                <w:sz w:val="16"/>
              </w:rPr>
            </w:pPr>
            <w:r w:rsidRPr="00886213">
              <w:rPr>
                <w:sz w:val="16"/>
              </w:rPr>
              <w:t>Name</w:t>
            </w:r>
          </w:p>
        </w:tc>
        <w:tc>
          <w:tcPr>
            <w:tcW w:w="2882" w:type="pct"/>
            <w:shd w:val="clear" w:color="auto" w:fill="D9D9D9" w:themeFill="background1" w:themeFillShade="D9"/>
          </w:tcPr>
          <w:p w:rsidR="008C2883" w:rsidRPr="00886213" w:rsidRDefault="008C2883" w:rsidP="00886213">
            <w:pPr>
              <w:pStyle w:val="EYTableHeadings"/>
              <w:rPr>
                <w:sz w:val="16"/>
              </w:rPr>
            </w:pPr>
            <w:r w:rsidRPr="00886213">
              <w:rPr>
                <w:sz w:val="16"/>
              </w:rPr>
              <w:t>Description</w:t>
            </w:r>
          </w:p>
        </w:tc>
        <w:tc>
          <w:tcPr>
            <w:tcW w:w="448" w:type="pct"/>
            <w:shd w:val="clear" w:color="auto" w:fill="D9D9D9" w:themeFill="background1" w:themeFillShade="D9"/>
          </w:tcPr>
          <w:p w:rsidR="008C2883" w:rsidRPr="00886213" w:rsidRDefault="008C2883" w:rsidP="00886213">
            <w:pPr>
              <w:pStyle w:val="EYTableHeadings"/>
              <w:rPr>
                <w:sz w:val="16"/>
              </w:rPr>
            </w:pPr>
            <w:r>
              <w:rPr>
                <w:sz w:val="16"/>
              </w:rPr>
              <w:t>Phase</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799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LY-SEC-001 All IM traffic must be encrypted</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encrypt all IM traffic</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LY-SEC-002 Single sign </w:t>
            </w:r>
            <w:r>
              <w:rPr>
                <w:rStyle w:val="TDContents"/>
                <w:rFonts w:ascii="EYInterstate Light" w:hAnsi="EYInterstate Light"/>
                <w:sz w:val="20"/>
                <w:szCs w:val="20"/>
              </w:rPr>
              <w:t>On</w:t>
            </w:r>
            <w:r w:rsidRPr="005D18E1">
              <w:rPr>
                <w:rStyle w:val="TDContents"/>
                <w:rFonts w:ascii="EYInterstate Light" w:hAnsi="EYInterstate Light"/>
                <w:sz w:val="20"/>
                <w:szCs w:val="20"/>
              </w:rPr>
              <w:t xml:space="preserve"> for Lync IM</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EY employees must be able to use a single identity to access Lync IM</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Note the sign in name is different for Lync than windows, so they will have to type this the first time.  However, the account is the same, so they don't need a password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LY-SEC-003 Collaboration traffic encrypted using TLS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encrypt Collaboration traffic using TLS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LY-SEC-004 Initial Internal Kerberos authentication will be mandatory</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make initial internal authentication via Kerberos mandatory.</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LY-SEC-005 All Lync servers shall run anti-virus software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sysrtem shall run antivirus software on all servers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LY-SEC-006 Anti-virus scanning of file attachments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All file attachments shall be scanned by the anti-virus software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870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LY-SEC-007 Use Anti-virus software to inspect all traffic to and from EDGE servers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anti-virus inspect all traffic to/from Edge Servers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LY-SEC-008 Sec Incident - telephony databases - notice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the SQL Telephony Databases –(CDR and QOE) at 1 hours notice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LY-SEC-009 Sec Incident - telephony databases - data age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data from the SQL Telephony Databases up to 52 weeks old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LY-SEC-010 Sec Incident - telephony databases - Information to Access</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the following information on the SQL Telephony Databases: Who accessed the system, what they accessed, who was part of the communication, duration , phone numbers, email addresses, time of activity, where from, where to, IP addresses, SIP URI</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LY-SEC-011 Sec Incident - telephony databases - Search Criteria</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search for relevant log entries based on : User name, user email, range of time of events, participants in the communication, type of communication (IM, Voice, web conf, video conf), phone number calling from, phone number calling to, SIP URI, IP address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974</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LY-SEC-012 Sec Incident - telephony databases - Data format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The information from the logs shall be available in readable and searchable format</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975</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LY-SEC-013 Sec Forensic Investigation - Notice</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be able to </w:t>
            </w:r>
            <w:r w:rsidR="00FF1A4D">
              <w:rPr>
                <w:rFonts w:ascii="Arial" w:hAnsi="Arial" w:cs="Arial"/>
                <w:color w:val="000000"/>
                <w:sz w:val="20"/>
                <w:szCs w:val="20"/>
              </w:rPr>
              <w:t xml:space="preserve">have access to </w:t>
            </w:r>
            <w:r>
              <w:rPr>
                <w:rFonts w:ascii="Arial" w:hAnsi="Arial" w:cs="Arial"/>
                <w:color w:val="000000"/>
                <w:sz w:val="20"/>
                <w:szCs w:val="20"/>
              </w:rPr>
              <w:t>data to support a forensic investigation at immediate notice (regulatory, governmental requirements)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976</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LY-SEC-014 Sec Forensic Investigation - List of Log files</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w:t>
            </w:r>
            <w:r w:rsidR="00FF1A4D">
              <w:rPr>
                <w:rFonts w:ascii="Arial" w:hAnsi="Arial" w:cs="Arial"/>
                <w:color w:val="000000"/>
                <w:sz w:val="20"/>
                <w:szCs w:val="20"/>
              </w:rPr>
              <w:t>have access to</w:t>
            </w:r>
            <w:r>
              <w:rPr>
                <w:rFonts w:ascii="Arial" w:hAnsi="Arial" w:cs="Arial"/>
                <w:color w:val="000000"/>
                <w:sz w:val="20"/>
                <w:szCs w:val="20"/>
              </w:rPr>
              <w:t xml:space="preserve"> server extracts of the following log files SECURITY LOGS: Windows  Security Event Log Windows CAPI2 (CryptoAPI 2.0)  Event Log for PKI issues IIS access logs FIREWALL Export of these logs will be real time – export via Syslog UDP port 514   SYSTEM ACTIVITY LOGS SQL Telephony Databases –CDR and QOE (via flat file export) Lync Server event logs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977</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LY-SEC-015 Sec Forensic Investigation - Server types and infrastructure</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w:t>
            </w:r>
            <w:r w:rsidR="00FF1A4D">
              <w:rPr>
                <w:rFonts w:ascii="Arial" w:hAnsi="Arial" w:cs="Arial"/>
                <w:color w:val="000000"/>
                <w:sz w:val="20"/>
                <w:szCs w:val="20"/>
              </w:rPr>
              <w:t xml:space="preserve">have access to </w:t>
            </w:r>
            <w:r>
              <w:rPr>
                <w:rFonts w:ascii="Arial" w:hAnsi="Arial" w:cs="Arial"/>
                <w:color w:val="000000"/>
                <w:sz w:val="20"/>
                <w:szCs w:val="20"/>
              </w:rPr>
              <w:t>the server extracts for the following server types and infrastructure Lync Servers: Edge, Front End, Director, A/V, File Share, Administration, SQL, Mediation, Monitoring, Archiving, Active Directory, SCOM Gateway, SCOM Lync Monitors Infrastructure: Firewalls</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978</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LY-SEC-016 Sec Forensic Investigation - Data format</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The server extracts shall be provided in raw  format (unchanged from how it's stored)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979</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LY-SEC-017 Sec Forensic Investigation - Search Criteria</w:t>
            </w:r>
          </w:p>
        </w:tc>
        <w:tc>
          <w:tcPr>
            <w:tcW w:w="2882" w:type="pct"/>
            <w:shd w:val="clear" w:color="auto" w:fill="auto"/>
          </w:tcPr>
          <w:p w:rsidR="008C2883" w:rsidRPr="005D18E1" w:rsidRDefault="008C2883" w:rsidP="00FF1A4D">
            <w:pPr>
              <w:keepNext/>
              <w:keepLines/>
              <w:rPr>
                <w:rStyle w:val="TDContents"/>
                <w:rFonts w:ascii="EYInterstate Light" w:hAnsi="EYInterstate Light"/>
                <w:sz w:val="20"/>
                <w:szCs w:val="20"/>
              </w:rPr>
            </w:pPr>
            <w:r>
              <w:rPr>
                <w:rFonts w:ascii="Arial" w:hAnsi="Arial" w:cs="Arial"/>
                <w:color w:val="000000"/>
                <w:sz w:val="20"/>
                <w:szCs w:val="20"/>
              </w:rPr>
              <w:t xml:space="preserve">EY shall </w:t>
            </w:r>
            <w:r w:rsidR="00FF1A4D">
              <w:rPr>
                <w:rFonts w:ascii="Arial" w:hAnsi="Arial" w:cs="Arial"/>
                <w:color w:val="000000"/>
                <w:sz w:val="20"/>
                <w:szCs w:val="20"/>
              </w:rPr>
              <w:t xml:space="preserve">have access to </w:t>
            </w:r>
            <w:r>
              <w:rPr>
                <w:rFonts w:ascii="Arial" w:hAnsi="Arial" w:cs="Arial"/>
                <w:color w:val="000000"/>
                <w:sz w:val="20"/>
                <w:szCs w:val="20"/>
              </w:rPr>
              <w:t>relevant logs based on Range of time of events, relevant datacentre</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980</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LY-SEC-018 Sec Forensic Investigation - Data Age</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EY shall be able to access the log files  up to 52 weeks old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53015C" w:rsidRPr="00D27256" w:rsidTr="0053015C">
        <w:trPr>
          <w:ins w:id="372" w:author="Ally Ward" w:date="2012-11-02T12:31:00Z"/>
        </w:trPr>
        <w:tc>
          <w:tcPr>
            <w:tcW w:w="306" w:type="pct"/>
            <w:shd w:val="clear" w:color="auto" w:fill="auto"/>
          </w:tcPr>
          <w:p w:rsidR="0053015C" w:rsidRPr="0053015C" w:rsidRDefault="0053015C" w:rsidP="0053015C">
            <w:pPr>
              <w:keepNext/>
              <w:keepLines/>
              <w:rPr>
                <w:ins w:id="373" w:author="Ally Ward" w:date="2012-11-02T12:31:00Z"/>
                <w:rFonts w:ascii="Arial" w:hAnsi="Arial" w:cs="Arial"/>
                <w:color w:val="000000"/>
              </w:rPr>
            </w:pPr>
            <w:ins w:id="374" w:author="Ally Ward" w:date="2012-11-02T12:31:00Z">
              <w:r>
                <w:rPr>
                  <w:rFonts w:ascii="Arial" w:hAnsi="Arial" w:cs="Arial"/>
                  <w:color w:val="000000"/>
                  <w:sz w:val="20"/>
                  <w:szCs w:val="20"/>
                </w:rPr>
                <w:t>1054</w:t>
              </w:r>
            </w:ins>
          </w:p>
        </w:tc>
        <w:tc>
          <w:tcPr>
            <w:tcW w:w="525" w:type="pct"/>
            <w:shd w:val="clear" w:color="auto" w:fill="auto"/>
          </w:tcPr>
          <w:p w:rsidR="0053015C" w:rsidRPr="0053015C" w:rsidRDefault="0053015C" w:rsidP="0053015C">
            <w:pPr>
              <w:keepNext/>
              <w:keepLines/>
              <w:rPr>
                <w:ins w:id="375" w:author="Ally Ward" w:date="2012-11-02T12:31:00Z"/>
                <w:rFonts w:ascii="Arial" w:hAnsi="Arial" w:cs="Arial"/>
                <w:color w:val="000000"/>
              </w:rPr>
            </w:pPr>
            <w:ins w:id="376" w:author="Ally Ward" w:date="2012-11-02T12:31:00Z">
              <w:r>
                <w:rPr>
                  <w:rFonts w:ascii="Arial" w:hAnsi="Arial" w:cs="Arial"/>
                  <w:color w:val="000000"/>
                  <w:sz w:val="20"/>
                  <w:szCs w:val="20"/>
                </w:rPr>
                <w:t>Security</w:t>
              </w:r>
            </w:ins>
          </w:p>
        </w:tc>
        <w:tc>
          <w:tcPr>
            <w:tcW w:w="839" w:type="pct"/>
            <w:shd w:val="clear" w:color="auto" w:fill="auto"/>
          </w:tcPr>
          <w:p w:rsidR="0053015C" w:rsidRPr="0053015C" w:rsidRDefault="0053015C" w:rsidP="0053015C">
            <w:pPr>
              <w:keepNext/>
              <w:keepLines/>
              <w:rPr>
                <w:ins w:id="377" w:author="Ally Ward" w:date="2012-11-02T12:31:00Z"/>
                <w:rFonts w:ascii="Arial" w:hAnsi="Arial" w:cs="Arial"/>
                <w:color w:val="000000"/>
              </w:rPr>
            </w:pPr>
            <w:ins w:id="378" w:author="Ally Ward" w:date="2012-11-02T12:31:00Z">
              <w:r>
                <w:rPr>
                  <w:rFonts w:ascii="Arial" w:hAnsi="Arial" w:cs="Arial"/>
                  <w:color w:val="000000"/>
                  <w:sz w:val="20"/>
                  <w:szCs w:val="20"/>
                </w:rPr>
                <w:t>LY-SEC-019 Security inspection of a user's activity</w:t>
              </w:r>
            </w:ins>
          </w:p>
        </w:tc>
        <w:tc>
          <w:tcPr>
            <w:tcW w:w="2882" w:type="pct"/>
            <w:shd w:val="clear" w:color="auto" w:fill="auto"/>
          </w:tcPr>
          <w:p w:rsidR="00B84E58" w:rsidRDefault="0053015C">
            <w:pPr>
              <w:keepNext/>
              <w:keepLines/>
              <w:rPr>
                <w:ins w:id="379" w:author="Ally Ward" w:date="2012-11-02T12:31:00Z"/>
                <w:rFonts w:ascii="Arial" w:hAnsi="Arial" w:cs="Arial"/>
                <w:color w:val="000000"/>
              </w:rPr>
            </w:pPr>
            <w:ins w:id="380" w:author="Ally Ward" w:date="2012-11-02T12:31:00Z">
              <w:r>
                <w:rPr>
                  <w:rFonts w:ascii="Arial" w:hAnsi="Arial" w:cs="Arial"/>
                  <w:color w:val="000000"/>
                  <w:sz w:val="20"/>
                  <w:szCs w:val="20"/>
                </w:rPr>
                <w:t>The system shall support the inspection of a Lync user's activity "Tapping" by a suitably approved user for security purposes  NOTE this will only apply if the Lync product provides it natively</w:t>
              </w:r>
            </w:ins>
          </w:p>
        </w:tc>
        <w:tc>
          <w:tcPr>
            <w:tcW w:w="448" w:type="pct"/>
          </w:tcPr>
          <w:p w:rsidR="00B84E58" w:rsidRDefault="0053015C">
            <w:pPr>
              <w:keepNext/>
              <w:keepLines/>
              <w:rPr>
                <w:ins w:id="381" w:author="Ally Ward" w:date="2012-11-02T12:31:00Z"/>
                <w:rFonts w:ascii="Arial" w:hAnsi="Arial" w:cs="Arial"/>
                <w:color w:val="000000"/>
                <w:sz w:val="20"/>
                <w:szCs w:val="20"/>
              </w:rPr>
            </w:pPr>
            <w:ins w:id="382" w:author="Ally Ward" w:date="2012-11-02T12:31:00Z">
              <w:r>
                <w:rPr>
                  <w:rFonts w:ascii="Arial" w:hAnsi="Arial" w:cs="Arial"/>
                  <w:color w:val="000000"/>
                  <w:sz w:val="20"/>
                  <w:szCs w:val="20"/>
                </w:rPr>
                <w:t>Pilot</w:t>
              </w:r>
            </w:ins>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801</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LY-SEC-PARM-001 Black list for internal file transfer</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prohibit the internal transfer via IM of proscribed files</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Can we dif</w:t>
            </w:r>
            <w:r w:rsidR="00F84D98">
              <w:rPr>
                <w:rStyle w:val="TDContents"/>
                <w:rFonts w:ascii="EYInterstate Light" w:hAnsi="EYInterstate Light"/>
                <w:sz w:val="20"/>
                <w:szCs w:val="20"/>
              </w:rPr>
              <w:t>f</w:t>
            </w:r>
            <w:r w:rsidRPr="005D18E1">
              <w:rPr>
                <w:rStyle w:val="TDContents"/>
                <w:rFonts w:ascii="EYInterstate Light" w:hAnsi="EYInterstate Light"/>
                <w:sz w:val="20"/>
                <w:szCs w:val="20"/>
              </w:rPr>
              <w:t>erentiate internal and federated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Parameter=CsFileTransferFilterConfiguration Setting=TBA</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802</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LY-SEC-PARM-002 Disable software tracing</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Software tracing shall not be enabled as a default</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This needs an operational process to ensure proper controls are in place if it is ever requested</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Parameter=EnableTracing Setting=Null</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8C2883" w:rsidRPr="00D27256" w:rsidTr="008C2883">
        <w:tc>
          <w:tcPr>
            <w:tcW w:w="306"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803</w:t>
            </w:r>
          </w:p>
        </w:tc>
        <w:tc>
          <w:tcPr>
            <w:tcW w:w="525"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Security</w:t>
            </w:r>
          </w:p>
        </w:tc>
        <w:tc>
          <w:tcPr>
            <w:tcW w:w="839"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LY-SEC-PARM-003 P2P App Sharing Encryption</w:t>
            </w:r>
          </w:p>
        </w:tc>
        <w:tc>
          <w:tcPr>
            <w:tcW w:w="2882" w:type="pct"/>
            <w:shd w:val="clear" w:color="auto" w:fill="auto"/>
          </w:tcPr>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desktop and application sharing data exchanged during a peer-to-peer conversation shall be encrypted where possible</w:t>
            </w:r>
          </w:p>
          <w:p w:rsidR="008C2883" w:rsidRPr="005D18E1" w:rsidRDefault="008C2883"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Parameter=P2PAppSharingEncryption Setting=Supported</w:t>
            </w:r>
          </w:p>
        </w:tc>
        <w:tc>
          <w:tcPr>
            <w:tcW w:w="448" w:type="pct"/>
          </w:tcPr>
          <w:p w:rsidR="008C2883" w:rsidRPr="005D18E1" w:rsidRDefault="008C2883"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53015C" w:rsidRPr="00D27256" w:rsidTr="008C2883">
        <w:trPr>
          <w:ins w:id="383" w:author="Ally Ward" w:date="2012-11-02T12:31:00Z"/>
        </w:trPr>
        <w:tc>
          <w:tcPr>
            <w:tcW w:w="306" w:type="pct"/>
            <w:shd w:val="clear" w:color="auto" w:fill="auto"/>
          </w:tcPr>
          <w:p w:rsidR="0053015C" w:rsidRPr="005D18E1" w:rsidRDefault="0053015C" w:rsidP="00DF7346">
            <w:pPr>
              <w:keepNext/>
              <w:keepLines/>
              <w:rPr>
                <w:ins w:id="384" w:author="Ally Ward" w:date="2012-11-02T12:31:00Z"/>
                <w:rStyle w:val="TDContents"/>
                <w:rFonts w:ascii="EYInterstate Light" w:hAnsi="EYInterstate Light"/>
                <w:sz w:val="20"/>
                <w:szCs w:val="20"/>
              </w:rPr>
            </w:pPr>
          </w:p>
        </w:tc>
        <w:tc>
          <w:tcPr>
            <w:tcW w:w="525" w:type="pct"/>
            <w:shd w:val="clear" w:color="auto" w:fill="auto"/>
          </w:tcPr>
          <w:p w:rsidR="0053015C" w:rsidRPr="005D18E1" w:rsidRDefault="0053015C" w:rsidP="00DF7346">
            <w:pPr>
              <w:keepNext/>
              <w:keepLines/>
              <w:rPr>
                <w:ins w:id="385" w:author="Ally Ward" w:date="2012-11-02T12:31:00Z"/>
                <w:rStyle w:val="TDContents"/>
                <w:rFonts w:ascii="EYInterstate Light" w:hAnsi="EYInterstate Light"/>
                <w:sz w:val="20"/>
                <w:szCs w:val="20"/>
              </w:rPr>
            </w:pPr>
          </w:p>
        </w:tc>
        <w:tc>
          <w:tcPr>
            <w:tcW w:w="839" w:type="pct"/>
            <w:shd w:val="clear" w:color="auto" w:fill="auto"/>
          </w:tcPr>
          <w:p w:rsidR="0053015C" w:rsidRPr="005D18E1" w:rsidRDefault="0053015C" w:rsidP="00DF7346">
            <w:pPr>
              <w:keepNext/>
              <w:keepLines/>
              <w:rPr>
                <w:ins w:id="386" w:author="Ally Ward" w:date="2012-11-02T12:31:00Z"/>
                <w:rStyle w:val="TDContents"/>
                <w:rFonts w:ascii="EYInterstate Light" w:hAnsi="EYInterstate Light"/>
                <w:sz w:val="20"/>
                <w:szCs w:val="20"/>
              </w:rPr>
            </w:pPr>
          </w:p>
        </w:tc>
        <w:tc>
          <w:tcPr>
            <w:tcW w:w="2882" w:type="pct"/>
            <w:shd w:val="clear" w:color="auto" w:fill="auto"/>
          </w:tcPr>
          <w:p w:rsidR="0053015C" w:rsidRPr="005D18E1" w:rsidRDefault="0053015C" w:rsidP="00DF7346">
            <w:pPr>
              <w:keepNext/>
              <w:keepLines/>
              <w:rPr>
                <w:ins w:id="387" w:author="Ally Ward" w:date="2012-11-02T12:31:00Z"/>
                <w:rStyle w:val="TDContents"/>
                <w:rFonts w:ascii="EYInterstate Light" w:hAnsi="EYInterstate Light"/>
                <w:sz w:val="20"/>
                <w:szCs w:val="20"/>
              </w:rPr>
            </w:pPr>
          </w:p>
        </w:tc>
        <w:tc>
          <w:tcPr>
            <w:tcW w:w="448" w:type="pct"/>
          </w:tcPr>
          <w:p w:rsidR="0053015C" w:rsidRDefault="0053015C" w:rsidP="00DF7346">
            <w:pPr>
              <w:keepNext/>
              <w:keepLines/>
              <w:rPr>
                <w:ins w:id="388" w:author="Ally Ward" w:date="2012-11-02T12:31:00Z"/>
                <w:rFonts w:ascii="Arial" w:hAnsi="Arial" w:cs="Arial"/>
                <w:color w:val="000000"/>
                <w:sz w:val="20"/>
                <w:szCs w:val="20"/>
              </w:rPr>
            </w:pPr>
          </w:p>
        </w:tc>
      </w:tr>
    </w:tbl>
    <w:p w:rsidR="00886213" w:rsidRDefault="00886213" w:rsidP="00886213">
      <w:pPr>
        <w:pStyle w:val="EYBodyText"/>
        <w:rPr>
          <w:rStyle w:val="TDContents"/>
          <w:rFonts w:eastAsia="Times New Roman" w:cs="Times New Roman"/>
          <w:b/>
          <w:bCs w:val="0"/>
          <w:sz w:val="24"/>
          <w:szCs w:val="24"/>
        </w:rPr>
      </w:pPr>
    </w:p>
    <w:p w:rsidR="00886213" w:rsidRPr="00DF7346" w:rsidRDefault="00DF0856" w:rsidP="00470C95">
      <w:pPr>
        <w:pStyle w:val="EYHeading2"/>
      </w:pPr>
      <w:bookmarkStart w:id="389" w:name="_Toc332218303"/>
      <w:r>
        <w:t>System Administration</w:t>
      </w:r>
      <w:bookmarkEnd w:id="38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84D98" w:rsidRPr="00D27256" w:rsidTr="00F84D98">
        <w:trPr>
          <w:tblHeader/>
        </w:trPr>
        <w:tc>
          <w:tcPr>
            <w:tcW w:w="306" w:type="pct"/>
            <w:shd w:val="clear" w:color="auto" w:fill="D9D9D9" w:themeFill="background1" w:themeFillShade="D9"/>
          </w:tcPr>
          <w:p w:rsidR="00F84D98" w:rsidRPr="00886213" w:rsidRDefault="00F84D98" w:rsidP="00886213">
            <w:pPr>
              <w:pStyle w:val="EYTableHeadings"/>
              <w:rPr>
                <w:sz w:val="16"/>
              </w:rPr>
            </w:pPr>
            <w:r w:rsidRPr="00886213">
              <w:rPr>
                <w:sz w:val="16"/>
              </w:rPr>
              <w:t>Req ID</w:t>
            </w:r>
          </w:p>
        </w:tc>
        <w:tc>
          <w:tcPr>
            <w:tcW w:w="525" w:type="pct"/>
            <w:shd w:val="clear" w:color="auto" w:fill="D9D9D9" w:themeFill="background1" w:themeFillShade="D9"/>
          </w:tcPr>
          <w:p w:rsidR="00F84D98" w:rsidRPr="00886213" w:rsidRDefault="00F84D98" w:rsidP="00886213">
            <w:pPr>
              <w:pStyle w:val="EYTableHeadings"/>
              <w:rPr>
                <w:sz w:val="16"/>
              </w:rPr>
            </w:pPr>
            <w:r w:rsidRPr="00886213">
              <w:rPr>
                <w:sz w:val="16"/>
              </w:rPr>
              <w:t>Req Parent</w:t>
            </w:r>
          </w:p>
        </w:tc>
        <w:tc>
          <w:tcPr>
            <w:tcW w:w="839" w:type="pct"/>
            <w:shd w:val="clear" w:color="auto" w:fill="D9D9D9" w:themeFill="background1" w:themeFillShade="D9"/>
          </w:tcPr>
          <w:p w:rsidR="00F84D98" w:rsidRPr="00886213" w:rsidRDefault="00F84D98" w:rsidP="00886213">
            <w:pPr>
              <w:pStyle w:val="EYTableHeadings"/>
              <w:rPr>
                <w:sz w:val="16"/>
              </w:rPr>
            </w:pPr>
            <w:r w:rsidRPr="00886213">
              <w:rPr>
                <w:sz w:val="16"/>
              </w:rPr>
              <w:t>Name</w:t>
            </w:r>
          </w:p>
        </w:tc>
        <w:tc>
          <w:tcPr>
            <w:tcW w:w="2882" w:type="pct"/>
            <w:shd w:val="clear" w:color="auto" w:fill="D9D9D9" w:themeFill="background1" w:themeFillShade="D9"/>
          </w:tcPr>
          <w:p w:rsidR="00F84D98" w:rsidRPr="00886213" w:rsidRDefault="00F84D98" w:rsidP="00886213">
            <w:pPr>
              <w:pStyle w:val="EYTableHeadings"/>
              <w:rPr>
                <w:sz w:val="16"/>
              </w:rPr>
            </w:pPr>
            <w:r w:rsidRPr="00886213">
              <w:rPr>
                <w:sz w:val="16"/>
              </w:rPr>
              <w:t>Description</w:t>
            </w:r>
          </w:p>
        </w:tc>
        <w:tc>
          <w:tcPr>
            <w:tcW w:w="448" w:type="pct"/>
            <w:shd w:val="clear" w:color="auto" w:fill="D9D9D9" w:themeFill="background1" w:themeFillShade="D9"/>
          </w:tcPr>
          <w:p w:rsidR="00F84D98" w:rsidRPr="00886213" w:rsidRDefault="00F84D98" w:rsidP="00886213">
            <w:pPr>
              <w:pStyle w:val="EYTableHeadings"/>
              <w:rPr>
                <w:sz w:val="16"/>
              </w:rPr>
            </w:pPr>
            <w:r>
              <w:rPr>
                <w:sz w:val="16"/>
              </w:rPr>
              <w:t>Phase</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864</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System Administration</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LY-SA-001 Enablement of Voice Features</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administrators shall be able to administer the enablement of voice features, including ad-hoc conferencing and call-forwarding, via a phased process for groups and users</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865</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System Administration</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LY-SA-002 Lync Server 2010 server roles configured based on documented requirements</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Lync Server 2010 server roles shall be configured based on documented requirements http://technet.microsoft.com/en-us/library/gg398438.aspx</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bl>
    <w:p w:rsidR="00886213" w:rsidRDefault="00886213" w:rsidP="00886213">
      <w:pPr>
        <w:pStyle w:val="EYBodyText"/>
        <w:rPr>
          <w:rStyle w:val="TDContents"/>
          <w:rFonts w:eastAsia="Times New Roman" w:cs="Times New Roman"/>
          <w:b/>
          <w:bCs w:val="0"/>
          <w:sz w:val="24"/>
          <w:szCs w:val="24"/>
        </w:rPr>
      </w:pPr>
    </w:p>
    <w:p w:rsidR="00DF0856" w:rsidRDefault="00DF0856" w:rsidP="00470C95">
      <w:pPr>
        <w:pStyle w:val="EYHeading2"/>
      </w:pPr>
      <w:bookmarkStart w:id="390" w:name="_Toc332218304"/>
      <w:r>
        <w:t>Unified Messaging</w:t>
      </w:r>
      <w:bookmarkEnd w:id="39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84D98" w:rsidRPr="00D27256" w:rsidTr="00F84D98">
        <w:trPr>
          <w:tblHeader/>
        </w:trPr>
        <w:tc>
          <w:tcPr>
            <w:tcW w:w="306" w:type="pct"/>
            <w:shd w:val="clear" w:color="auto" w:fill="D9D9D9" w:themeFill="background1" w:themeFillShade="D9"/>
          </w:tcPr>
          <w:p w:rsidR="00F84D98" w:rsidRPr="00886213" w:rsidRDefault="00F84D98" w:rsidP="00886213">
            <w:pPr>
              <w:pStyle w:val="EYTableHeadings"/>
              <w:rPr>
                <w:sz w:val="16"/>
              </w:rPr>
            </w:pPr>
            <w:r w:rsidRPr="00886213">
              <w:rPr>
                <w:sz w:val="16"/>
              </w:rPr>
              <w:t>Req ID</w:t>
            </w:r>
          </w:p>
        </w:tc>
        <w:tc>
          <w:tcPr>
            <w:tcW w:w="525" w:type="pct"/>
            <w:shd w:val="clear" w:color="auto" w:fill="D9D9D9" w:themeFill="background1" w:themeFillShade="D9"/>
          </w:tcPr>
          <w:p w:rsidR="00F84D98" w:rsidRPr="00886213" w:rsidRDefault="00F84D98" w:rsidP="00886213">
            <w:pPr>
              <w:pStyle w:val="EYTableHeadings"/>
              <w:rPr>
                <w:sz w:val="16"/>
              </w:rPr>
            </w:pPr>
            <w:r w:rsidRPr="00886213">
              <w:rPr>
                <w:sz w:val="16"/>
              </w:rPr>
              <w:t>Req Parent</w:t>
            </w:r>
          </w:p>
        </w:tc>
        <w:tc>
          <w:tcPr>
            <w:tcW w:w="839" w:type="pct"/>
            <w:shd w:val="clear" w:color="auto" w:fill="D9D9D9" w:themeFill="background1" w:themeFillShade="D9"/>
          </w:tcPr>
          <w:p w:rsidR="00F84D98" w:rsidRPr="00886213" w:rsidRDefault="00F84D98" w:rsidP="00886213">
            <w:pPr>
              <w:pStyle w:val="EYTableHeadings"/>
              <w:rPr>
                <w:sz w:val="16"/>
              </w:rPr>
            </w:pPr>
            <w:r w:rsidRPr="00886213">
              <w:rPr>
                <w:sz w:val="16"/>
              </w:rPr>
              <w:t>Name</w:t>
            </w:r>
          </w:p>
        </w:tc>
        <w:tc>
          <w:tcPr>
            <w:tcW w:w="2882" w:type="pct"/>
            <w:shd w:val="clear" w:color="auto" w:fill="D9D9D9" w:themeFill="background1" w:themeFillShade="D9"/>
          </w:tcPr>
          <w:p w:rsidR="00F84D98" w:rsidRPr="00886213" w:rsidRDefault="00F84D98" w:rsidP="00886213">
            <w:pPr>
              <w:pStyle w:val="EYTableHeadings"/>
              <w:rPr>
                <w:sz w:val="16"/>
              </w:rPr>
            </w:pPr>
            <w:r w:rsidRPr="00886213">
              <w:rPr>
                <w:sz w:val="16"/>
              </w:rPr>
              <w:t>Description</w:t>
            </w:r>
          </w:p>
        </w:tc>
        <w:tc>
          <w:tcPr>
            <w:tcW w:w="448" w:type="pct"/>
            <w:shd w:val="clear" w:color="auto" w:fill="D9D9D9" w:themeFill="background1" w:themeFillShade="D9"/>
          </w:tcPr>
          <w:p w:rsidR="00F84D98" w:rsidRPr="00886213" w:rsidRDefault="00F84D98" w:rsidP="00886213">
            <w:pPr>
              <w:pStyle w:val="EYTableHeadings"/>
              <w:rPr>
                <w:sz w:val="16"/>
              </w:rPr>
            </w:pPr>
            <w:r>
              <w:rPr>
                <w:sz w:val="16"/>
              </w:rPr>
              <w:t>Phase</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804</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E460CD">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LY-UM-001 </w:t>
            </w:r>
            <w:r w:rsidR="00E460CD">
              <w:rPr>
                <w:rStyle w:val="TDContents"/>
                <w:rFonts w:ascii="EYInterstate Light" w:hAnsi="EYInterstate Light"/>
                <w:sz w:val="20"/>
                <w:szCs w:val="20"/>
              </w:rPr>
              <w:t>Call</w:t>
            </w:r>
            <w:r w:rsidRPr="005D18E1">
              <w:rPr>
                <w:rStyle w:val="TDContents"/>
                <w:rFonts w:ascii="EYInterstate Light" w:hAnsi="EYInterstate Light"/>
                <w:sz w:val="20"/>
                <w:szCs w:val="20"/>
              </w:rPr>
              <w:t xml:space="preserve"> coverage</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provide a way of handling missed calls by routing to voicemail</w:t>
            </w:r>
            <w:r w:rsidR="00E460CD">
              <w:rPr>
                <w:rStyle w:val="TDContents"/>
                <w:rFonts w:ascii="EYInterstate Light" w:hAnsi="EYInterstate Light"/>
                <w:sz w:val="20"/>
                <w:szCs w:val="20"/>
              </w:rPr>
              <w:t xml:space="preserve"> or other existing call coverage paths</w:t>
            </w:r>
          </w:p>
          <w:p w:rsidR="00A63B44" w:rsidRDefault="00A63B44" w:rsidP="00E460CD">
            <w:pPr>
              <w:keepNext/>
              <w:keepLines/>
              <w:rPr>
                <w:rStyle w:val="TDContents"/>
                <w:rFonts w:ascii="EYInterstate Light" w:hAnsi="EYInterstate Light"/>
                <w:sz w:val="20"/>
                <w:szCs w:val="20"/>
              </w:rPr>
            </w:pPr>
          </w:p>
          <w:p w:rsidR="00F84D98" w:rsidRPr="005D18E1" w:rsidRDefault="00A63B44" w:rsidP="00A63B44">
            <w:pPr>
              <w:keepNext/>
              <w:keepLines/>
              <w:rPr>
                <w:rStyle w:val="TDContents"/>
                <w:rFonts w:ascii="EYInterstate Light" w:hAnsi="EYInterstate Light"/>
                <w:sz w:val="20"/>
                <w:szCs w:val="20"/>
              </w:rPr>
            </w:pPr>
            <w:r>
              <w:rPr>
                <w:rStyle w:val="TDContents"/>
                <w:rFonts w:ascii="EYInterstate Light" w:hAnsi="EYInterstate Light"/>
                <w:sz w:val="20"/>
                <w:szCs w:val="20"/>
              </w:rPr>
              <w:t xml:space="preserve">Note; </w:t>
            </w:r>
            <w:r w:rsidR="00FF1A4D">
              <w:rPr>
                <w:rStyle w:val="TDContents"/>
                <w:rFonts w:ascii="EYInterstate Light" w:hAnsi="EYInterstate Light"/>
                <w:sz w:val="20"/>
                <w:szCs w:val="20"/>
              </w:rPr>
              <w:t xml:space="preserve">In </w:t>
            </w:r>
            <w:r>
              <w:rPr>
                <w:rStyle w:val="TDContents"/>
                <w:rFonts w:ascii="EYInterstate Light" w:hAnsi="EYInterstate Light"/>
                <w:sz w:val="20"/>
                <w:szCs w:val="20"/>
              </w:rPr>
              <w:t xml:space="preserve">Phase </w:t>
            </w:r>
            <w:r w:rsidR="00FF1A4D">
              <w:rPr>
                <w:rStyle w:val="TDContents"/>
                <w:rFonts w:ascii="EYInterstate Light" w:hAnsi="EYInterstate Light"/>
                <w:sz w:val="20"/>
                <w:szCs w:val="20"/>
              </w:rPr>
              <w:t xml:space="preserve">One, in locations where inbound dial is being provided call coverage should be handled by the existing telephony system. In subsequent phases, Exchange UM will provide </w:t>
            </w:r>
            <w:r w:rsidR="00E460CD">
              <w:rPr>
                <w:rStyle w:val="TDContents"/>
                <w:rFonts w:ascii="EYInterstate Light" w:hAnsi="EYInterstate Light"/>
                <w:sz w:val="20"/>
                <w:szCs w:val="20"/>
              </w:rPr>
              <w:t>voice mail</w:t>
            </w:r>
            <w:r w:rsidR="00FF1A4D">
              <w:rPr>
                <w:rStyle w:val="TDContents"/>
                <w:rFonts w:ascii="EYInterstate Light" w:hAnsi="EYInterstate Light"/>
                <w:sz w:val="20"/>
                <w:szCs w:val="20"/>
              </w:rPr>
              <w:t xml:space="preserve"> as part of Lyrix voicemail replacement and as part of PBX replacement. </w:t>
            </w:r>
          </w:p>
        </w:tc>
        <w:tc>
          <w:tcPr>
            <w:tcW w:w="448" w:type="pct"/>
          </w:tcPr>
          <w:p w:rsidR="00F84D98" w:rsidRPr="005D18E1" w:rsidRDefault="00F84D98" w:rsidP="00DF7346">
            <w:pPr>
              <w:keepNext/>
              <w:keepLines/>
              <w:rPr>
                <w:rStyle w:val="TDContents"/>
                <w:rFonts w:ascii="EYInterstate Light" w:hAnsi="EYInterstate Light"/>
                <w:sz w:val="20"/>
                <w:szCs w:val="20"/>
              </w:rPr>
            </w:pPr>
            <w:r w:rsidRPr="00F84D98">
              <w:rPr>
                <w:rFonts w:ascii="Arial" w:hAnsi="Arial" w:cs="Arial"/>
                <w:color w:val="000000"/>
                <w:sz w:val="20"/>
                <w:szCs w:val="20"/>
              </w:rPr>
              <w:t>Phase 1;Phase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805</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E460CD">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LY-UM-002 Message Waiting </w:t>
            </w:r>
            <w:r w:rsidR="00E460CD">
              <w:rPr>
                <w:rStyle w:val="TDContents"/>
                <w:rFonts w:ascii="EYInterstate Light" w:hAnsi="EYInterstate Light"/>
                <w:sz w:val="20"/>
                <w:szCs w:val="20"/>
              </w:rPr>
              <w:t>Indicator</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 shall provide Message Waiting Indicator services</w:t>
            </w:r>
          </w:p>
          <w:p w:rsidR="00F84D98" w:rsidRPr="005D18E1" w:rsidRDefault="00F84D98" w:rsidP="00B5392F">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806</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LY-UM-003 Voicemail via a physical phone</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 shall provide Telephony User Interface services for accessing  voicemail via a physical phone</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807</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LY-UM-004 Caller ID display</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 xml:space="preserve">Unified Messaging must support the display of Caller ID </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808</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LY-UM-005 Caller id resolve to user name</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Caller ID shall resolve to a user name</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809</w:t>
            </w:r>
          </w:p>
        </w:tc>
        <w:tc>
          <w:tcPr>
            <w:tcW w:w="525"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Unified Messaging</w:t>
            </w:r>
          </w:p>
        </w:tc>
        <w:tc>
          <w:tcPr>
            <w:tcW w:w="839"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LY-UM-006 Ability for preservation of voicemail during legal hold</w:t>
            </w:r>
          </w:p>
        </w:tc>
        <w:tc>
          <w:tcPr>
            <w:tcW w:w="2882" w:type="pct"/>
            <w:shd w:val="clear" w:color="auto" w:fill="auto"/>
          </w:tcPr>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the system shall be able to preserve voicemail during legal hold proceedings</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Test on GCL 4 and 5</w:t>
            </w:r>
          </w:p>
          <w:p w:rsidR="00F84D98" w:rsidRPr="005D18E1" w:rsidRDefault="00F84D98" w:rsidP="00DF7346">
            <w:pPr>
              <w:keepNext/>
              <w:keepLines/>
              <w:rPr>
                <w:rStyle w:val="TDContents"/>
                <w:rFonts w:ascii="EYInterstate Light" w:hAnsi="EYInterstate Light"/>
                <w:sz w:val="20"/>
                <w:szCs w:val="20"/>
              </w:rPr>
            </w:pPr>
            <w:r w:rsidRPr="005D18E1">
              <w:rPr>
                <w:rStyle w:val="TDContents"/>
                <w:rFonts w:ascii="EYInterstate Light" w:hAnsi="EYInterstate Light"/>
                <w:sz w:val="20"/>
                <w:szCs w:val="20"/>
              </w:rPr>
              <w:t>Requires Unified Messaging</w:t>
            </w:r>
          </w:p>
        </w:tc>
        <w:tc>
          <w:tcPr>
            <w:tcW w:w="448" w:type="pct"/>
          </w:tcPr>
          <w:p w:rsidR="00F84D98" w:rsidRPr="005D18E1"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95726D" w:rsidRPr="00D27256" w:rsidTr="00F84D98">
        <w:trPr>
          <w:ins w:id="391" w:author="Ally Ward" w:date="2012-11-02T12:38:00Z"/>
        </w:trPr>
        <w:tc>
          <w:tcPr>
            <w:tcW w:w="306" w:type="pct"/>
            <w:shd w:val="clear" w:color="auto" w:fill="auto"/>
          </w:tcPr>
          <w:p w:rsidR="0095726D" w:rsidRPr="005D18E1" w:rsidRDefault="0095726D" w:rsidP="00DF7346">
            <w:pPr>
              <w:keepNext/>
              <w:keepLines/>
              <w:rPr>
                <w:ins w:id="392" w:author="Ally Ward" w:date="2012-11-02T12:38:00Z"/>
                <w:rStyle w:val="TDContents"/>
                <w:rFonts w:ascii="EYInterstate Light" w:hAnsi="EYInterstate Light"/>
                <w:sz w:val="20"/>
                <w:szCs w:val="20"/>
              </w:rPr>
            </w:pPr>
            <w:ins w:id="393" w:author="Ally Ward" w:date="2012-11-02T12:38:00Z">
              <w:r>
                <w:rPr>
                  <w:rFonts w:ascii="Arial" w:hAnsi="Arial" w:cs="Arial"/>
                  <w:color w:val="000000"/>
                  <w:sz w:val="20"/>
                  <w:szCs w:val="20"/>
                </w:rPr>
                <w:t>1034</w:t>
              </w:r>
            </w:ins>
          </w:p>
        </w:tc>
        <w:tc>
          <w:tcPr>
            <w:tcW w:w="525" w:type="pct"/>
            <w:shd w:val="clear" w:color="auto" w:fill="auto"/>
          </w:tcPr>
          <w:p w:rsidR="0095726D" w:rsidRPr="005D18E1" w:rsidRDefault="0095726D" w:rsidP="00DF7346">
            <w:pPr>
              <w:keepNext/>
              <w:keepLines/>
              <w:rPr>
                <w:ins w:id="394" w:author="Ally Ward" w:date="2012-11-02T12:38:00Z"/>
                <w:rStyle w:val="TDContents"/>
                <w:rFonts w:ascii="EYInterstate Light" w:hAnsi="EYInterstate Light"/>
                <w:sz w:val="20"/>
                <w:szCs w:val="20"/>
              </w:rPr>
            </w:pPr>
            <w:ins w:id="395"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396" w:author="Ally Ward" w:date="2012-11-02T12:38:00Z"/>
                <w:rStyle w:val="TDContents"/>
                <w:rFonts w:ascii="EYInterstate Light" w:hAnsi="EYInterstate Light"/>
                <w:sz w:val="20"/>
                <w:szCs w:val="20"/>
              </w:rPr>
            </w:pPr>
            <w:ins w:id="397" w:author="Ally Ward" w:date="2012-11-02T12:38:00Z">
              <w:r>
                <w:rPr>
                  <w:rFonts w:ascii="Arial" w:hAnsi="Arial" w:cs="Arial"/>
                  <w:color w:val="000000"/>
                  <w:sz w:val="20"/>
                  <w:szCs w:val="20"/>
                </w:rPr>
                <w:t>LY-UM-007 UM - different language to email</w:t>
              </w:r>
            </w:ins>
          </w:p>
        </w:tc>
        <w:tc>
          <w:tcPr>
            <w:tcW w:w="2882" w:type="pct"/>
            <w:shd w:val="clear" w:color="auto" w:fill="auto"/>
          </w:tcPr>
          <w:p w:rsidR="0095726D" w:rsidRPr="005D18E1" w:rsidRDefault="0095726D" w:rsidP="00DF7346">
            <w:pPr>
              <w:keepNext/>
              <w:keepLines/>
              <w:rPr>
                <w:ins w:id="398" w:author="Ally Ward" w:date="2012-11-02T12:38:00Z"/>
                <w:rStyle w:val="TDContents"/>
                <w:rFonts w:ascii="EYInterstate Light" w:hAnsi="EYInterstate Light"/>
                <w:sz w:val="20"/>
                <w:szCs w:val="20"/>
              </w:rPr>
            </w:pPr>
            <w:ins w:id="399" w:author="Ally Ward" w:date="2012-11-02T12:38:00Z">
              <w:r>
                <w:rPr>
                  <w:rFonts w:ascii="Arial" w:hAnsi="Arial" w:cs="Arial"/>
                  <w:color w:val="000000"/>
                  <w:sz w:val="20"/>
                  <w:szCs w:val="20"/>
                </w:rPr>
                <w:t>The system shall support having email in one language and UM/VM operating in another language Requires UM</w:t>
              </w:r>
            </w:ins>
          </w:p>
        </w:tc>
        <w:tc>
          <w:tcPr>
            <w:tcW w:w="448" w:type="pct"/>
          </w:tcPr>
          <w:p w:rsidR="0095726D" w:rsidRDefault="0095726D" w:rsidP="00DF7346">
            <w:pPr>
              <w:keepNext/>
              <w:keepLines/>
              <w:rPr>
                <w:ins w:id="400" w:author="Ally Ward" w:date="2012-11-02T12:38:00Z"/>
                <w:rFonts w:ascii="Arial" w:hAnsi="Arial" w:cs="Arial"/>
                <w:color w:val="000000"/>
                <w:sz w:val="20"/>
                <w:szCs w:val="20"/>
              </w:rPr>
            </w:pPr>
            <w:ins w:id="401" w:author="Ally Ward" w:date="2012-11-02T12:38:00Z">
              <w:r>
                <w:rPr>
                  <w:rFonts w:ascii="Arial" w:hAnsi="Arial" w:cs="Arial"/>
                  <w:color w:val="000000"/>
                  <w:sz w:val="20"/>
                  <w:szCs w:val="20"/>
                </w:rPr>
                <w:t>Phase 2</w:t>
              </w:r>
            </w:ins>
          </w:p>
        </w:tc>
      </w:tr>
      <w:tr w:rsidR="0095726D" w:rsidRPr="00D27256" w:rsidTr="00F84D98">
        <w:trPr>
          <w:ins w:id="402" w:author="Ally Ward" w:date="2012-11-02T12:38:00Z"/>
        </w:trPr>
        <w:tc>
          <w:tcPr>
            <w:tcW w:w="306" w:type="pct"/>
            <w:shd w:val="clear" w:color="auto" w:fill="auto"/>
          </w:tcPr>
          <w:p w:rsidR="0095726D" w:rsidRPr="005D18E1" w:rsidRDefault="0095726D" w:rsidP="00DF7346">
            <w:pPr>
              <w:keepNext/>
              <w:keepLines/>
              <w:rPr>
                <w:ins w:id="403" w:author="Ally Ward" w:date="2012-11-02T12:38:00Z"/>
                <w:rStyle w:val="TDContents"/>
                <w:rFonts w:ascii="EYInterstate Light" w:hAnsi="EYInterstate Light"/>
                <w:sz w:val="20"/>
                <w:szCs w:val="20"/>
              </w:rPr>
            </w:pPr>
            <w:ins w:id="404" w:author="Ally Ward" w:date="2012-11-02T12:38:00Z">
              <w:r>
                <w:rPr>
                  <w:rFonts w:ascii="Arial" w:hAnsi="Arial" w:cs="Arial"/>
                  <w:color w:val="000000"/>
                  <w:sz w:val="20"/>
                  <w:szCs w:val="20"/>
                </w:rPr>
                <w:t>1035</w:t>
              </w:r>
            </w:ins>
          </w:p>
        </w:tc>
        <w:tc>
          <w:tcPr>
            <w:tcW w:w="525" w:type="pct"/>
            <w:shd w:val="clear" w:color="auto" w:fill="auto"/>
          </w:tcPr>
          <w:p w:rsidR="0095726D" w:rsidRPr="005D18E1" w:rsidRDefault="0095726D" w:rsidP="00DF7346">
            <w:pPr>
              <w:keepNext/>
              <w:keepLines/>
              <w:rPr>
                <w:ins w:id="405" w:author="Ally Ward" w:date="2012-11-02T12:38:00Z"/>
                <w:rStyle w:val="TDContents"/>
                <w:rFonts w:ascii="EYInterstate Light" w:hAnsi="EYInterstate Light"/>
                <w:sz w:val="20"/>
                <w:szCs w:val="20"/>
              </w:rPr>
            </w:pPr>
            <w:ins w:id="406"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07" w:author="Ally Ward" w:date="2012-11-02T12:38:00Z"/>
                <w:rStyle w:val="TDContents"/>
                <w:rFonts w:ascii="EYInterstate Light" w:hAnsi="EYInterstate Light"/>
                <w:sz w:val="20"/>
                <w:szCs w:val="20"/>
              </w:rPr>
            </w:pPr>
            <w:ins w:id="408" w:author="Ally Ward" w:date="2012-11-02T12:38:00Z">
              <w:r>
                <w:rPr>
                  <w:rFonts w:ascii="Arial" w:hAnsi="Arial" w:cs="Arial"/>
                  <w:color w:val="000000"/>
                  <w:sz w:val="20"/>
                  <w:szCs w:val="20"/>
                </w:rPr>
                <w:t>LY-UM-008 UM - custom greetings</w:t>
              </w:r>
            </w:ins>
          </w:p>
        </w:tc>
        <w:tc>
          <w:tcPr>
            <w:tcW w:w="2882" w:type="pct"/>
            <w:shd w:val="clear" w:color="auto" w:fill="auto"/>
          </w:tcPr>
          <w:p w:rsidR="0095726D" w:rsidRPr="005D18E1" w:rsidRDefault="0095726D" w:rsidP="00DF7346">
            <w:pPr>
              <w:keepNext/>
              <w:keepLines/>
              <w:rPr>
                <w:ins w:id="409" w:author="Ally Ward" w:date="2012-11-02T12:38:00Z"/>
                <w:rStyle w:val="TDContents"/>
                <w:rFonts w:ascii="EYInterstate Light" w:hAnsi="EYInterstate Light"/>
                <w:sz w:val="20"/>
                <w:szCs w:val="20"/>
              </w:rPr>
            </w:pPr>
            <w:ins w:id="410" w:author="Ally Ward" w:date="2012-11-02T12:38:00Z">
              <w:r>
                <w:rPr>
                  <w:rFonts w:ascii="Arial" w:hAnsi="Arial" w:cs="Arial"/>
                  <w:color w:val="000000"/>
                  <w:sz w:val="20"/>
                  <w:szCs w:val="20"/>
                </w:rPr>
                <w:t>The system shall be support customing greetings at an office level Requires UM</w:t>
              </w:r>
            </w:ins>
          </w:p>
        </w:tc>
        <w:tc>
          <w:tcPr>
            <w:tcW w:w="448" w:type="pct"/>
          </w:tcPr>
          <w:p w:rsidR="0095726D" w:rsidRDefault="0095726D" w:rsidP="00DF7346">
            <w:pPr>
              <w:keepNext/>
              <w:keepLines/>
              <w:rPr>
                <w:ins w:id="411" w:author="Ally Ward" w:date="2012-11-02T12:38:00Z"/>
                <w:rFonts w:ascii="Arial" w:hAnsi="Arial" w:cs="Arial"/>
                <w:color w:val="000000"/>
                <w:sz w:val="20"/>
                <w:szCs w:val="20"/>
              </w:rPr>
            </w:pPr>
            <w:ins w:id="412" w:author="Ally Ward" w:date="2012-11-02T12:38:00Z">
              <w:r>
                <w:rPr>
                  <w:rFonts w:ascii="Arial" w:hAnsi="Arial" w:cs="Arial"/>
                  <w:color w:val="000000"/>
                  <w:sz w:val="20"/>
                  <w:szCs w:val="20"/>
                </w:rPr>
                <w:t>Phase 2</w:t>
              </w:r>
            </w:ins>
          </w:p>
        </w:tc>
      </w:tr>
      <w:tr w:rsidR="0095726D" w:rsidRPr="00D27256" w:rsidTr="00F84D98">
        <w:trPr>
          <w:ins w:id="413" w:author="Ally Ward" w:date="2012-11-02T12:38:00Z"/>
        </w:trPr>
        <w:tc>
          <w:tcPr>
            <w:tcW w:w="306" w:type="pct"/>
            <w:shd w:val="clear" w:color="auto" w:fill="auto"/>
          </w:tcPr>
          <w:p w:rsidR="0095726D" w:rsidRPr="005D18E1" w:rsidRDefault="0095726D" w:rsidP="00DF7346">
            <w:pPr>
              <w:keepNext/>
              <w:keepLines/>
              <w:rPr>
                <w:ins w:id="414" w:author="Ally Ward" w:date="2012-11-02T12:38:00Z"/>
                <w:rStyle w:val="TDContents"/>
                <w:rFonts w:ascii="EYInterstate Light" w:hAnsi="EYInterstate Light"/>
                <w:sz w:val="20"/>
                <w:szCs w:val="20"/>
              </w:rPr>
            </w:pPr>
            <w:ins w:id="415" w:author="Ally Ward" w:date="2012-11-02T12:38:00Z">
              <w:r>
                <w:rPr>
                  <w:rFonts w:ascii="Arial" w:hAnsi="Arial" w:cs="Arial"/>
                  <w:color w:val="000000"/>
                  <w:sz w:val="20"/>
                  <w:szCs w:val="20"/>
                </w:rPr>
                <w:t>1032</w:t>
              </w:r>
            </w:ins>
          </w:p>
        </w:tc>
        <w:tc>
          <w:tcPr>
            <w:tcW w:w="525" w:type="pct"/>
            <w:shd w:val="clear" w:color="auto" w:fill="auto"/>
          </w:tcPr>
          <w:p w:rsidR="0095726D" w:rsidRPr="005D18E1" w:rsidRDefault="0095726D" w:rsidP="00DF7346">
            <w:pPr>
              <w:keepNext/>
              <w:keepLines/>
              <w:rPr>
                <w:ins w:id="416" w:author="Ally Ward" w:date="2012-11-02T12:38:00Z"/>
                <w:rStyle w:val="TDContents"/>
                <w:rFonts w:ascii="EYInterstate Light" w:hAnsi="EYInterstate Light"/>
                <w:sz w:val="20"/>
                <w:szCs w:val="20"/>
              </w:rPr>
            </w:pPr>
            <w:ins w:id="417"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18" w:author="Ally Ward" w:date="2012-11-02T12:38:00Z"/>
                <w:rStyle w:val="TDContents"/>
                <w:rFonts w:ascii="EYInterstate Light" w:hAnsi="EYInterstate Light"/>
                <w:sz w:val="20"/>
                <w:szCs w:val="20"/>
              </w:rPr>
            </w:pPr>
            <w:ins w:id="419" w:author="Ally Ward" w:date="2012-11-02T12:38:00Z">
              <w:r>
                <w:rPr>
                  <w:rFonts w:ascii="Arial" w:hAnsi="Arial" w:cs="Arial"/>
                  <w:color w:val="000000"/>
                  <w:sz w:val="20"/>
                  <w:szCs w:val="20"/>
                </w:rPr>
                <w:t>LY-UM-009 UM - email attachment</w:t>
              </w:r>
            </w:ins>
          </w:p>
        </w:tc>
        <w:tc>
          <w:tcPr>
            <w:tcW w:w="2882" w:type="pct"/>
            <w:shd w:val="clear" w:color="auto" w:fill="auto"/>
          </w:tcPr>
          <w:p w:rsidR="0095726D" w:rsidRPr="005D18E1" w:rsidRDefault="0095726D" w:rsidP="00DF7346">
            <w:pPr>
              <w:keepNext/>
              <w:keepLines/>
              <w:rPr>
                <w:ins w:id="420" w:author="Ally Ward" w:date="2012-11-02T12:38:00Z"/>
                <w:rStyle w:val="TDContents"/>
                <w:rFonts w:ascii="EYInterstate Light" w:hAnsi="EYInterstate Light"/>
                <w:sz w:val="20"/>
                <w:szCs w:val="20"/>
              </w:rPr>
            </w:pPr>
            <w:ins w:id="421" w:author="Ally Ward" w:date="2012-11-02T12:38:00Z">
              <w:r>
                <w:rPr>
                  <w:rFonts w:ascii="Arial" w:hAnsi="Arial" w:cs="Arial"/>
                  <w:color w:val="000000"/>
                  <w:sz w:val="20"/>
                  <w:szCs w:val="20"/>
                </w:rPr>
                <w:t>The system shall attach a user's voicemail as an industry standard audio file to an email. Requires UM</w:t>
              </w:r>
            </w:ins>
          </w:p>
        </w:tc>
        <w:tc>
          <w:tcPr>
            <w:tcW w:w="448" w:type="pct"/>
          </w:tcPr>
          <w:p w:rsidR="0095726D" w:rsidRDefault="0095726D" w:rsidP="00DF7346">
            <w:pPr>
              <w:keepNext/>
              <w:keepLines/>
              <w:rPr>
                <w:ins w:id="422" w:author="Ally Ward" w:date="2012-11-02T12:38:00Z"/>
                <w:rFonts w:ascii="Arial" w:hAnsi="Arial" w:cs="Arial"/>
                <w:color w:val="000000"/>
                <w:sz w:val="20"/>
                <w:szCs w:val="20"/>
              </w:rPr>
            </w:pPr>
            <w:ins w:id="423" w:author="Ally Ward" w:date="2012-11-02T12:38:00Z">
              <w:r>
                <w:rPr>
                  <w:rFonts w:ascii="Arial" w:hAnsi="Arial" w:cs="Arial"/>
                  <w:color w:val="000000"/>
                  <w:sz w:val="20"/>
                  <w:szCs w:val="20"/>
                </w:rPr>
                <w:t>Phase 2</w:t>
              </w:r>
            </w:ins>
          </w:p>
        </w:tc>
      </w:tr>
      <w:tr w:rsidR="0095726D" w:rsidRPr="00D27256" w:rsidTr="00F84D98">
        <w:trPr>
          <w:ins w:id="424" w:author="Ally Ward" w:date="2012-11-02T12:38:00Z"/>
        </w:trPr>
        <w:tc>
          <w:tcPr>
            <w:tcW w:w="306" w:type="pct"/>
            <w:shd w:val="clear" w:color="auto" w:fill="auto"/>
          </w:tcPr>
          <w:p w:rsidR="0095726D" w:rsidRPr="005D18E1" w:rsidRDefault="0095726D" w:rsidP="00DF7346">
            <w:pPr>
              <w:keepNext/>
              <w:keepLines/>
              <w:rPr>
                <w:ins w:id="425" w:author="Ally Ward" w:date="2012-11-02T12:38:00Z"/>
                <w:rStyle w:val="TDContents"/>
                <w:rFonts w:ascii="EYInterstate Light" w:hAnsi="EYInterstate Light"/>
                <w:sz w:val="20"/>
                <w:szCs w:val="20"/>
              </w:rPr>
            </w:pPr>
            <w:ins w:id="426" w:author="Ally Ward" w:date="2012-11-02T12:38:00Z">
              <w:r>
                <w:rPr>
                  <w:rFonts w:ascii="Arial" w:hAnsi="Arial" w:cs="Arial"/>
                  <w:color w:val="000000"/>
                  <w:sz w:val="20"/>
                  <w:szCs w:val="20"/>
                </w:rPr>
                <w:t>1033</w:t>
              </w:r>
            </w:ins>
          </w:p>
        </w:tc>
        <w:tc>
          <w:tcPr>
            <w:tcW w:w="525" w:type="pct"/>
            <w:shd w:val="clear" w:color="auto" w:fill="auto"/>
          </w:tcPr>
          <w:p w:rsidR="0095726D" w:rsidRPr="005D18E1" w:rsidRDefault="0095726D" w:rsidP="00DF7346">
            <w:pPr>
              <w:keepNext/>
              <w:keepLines/>
              <w:rPr>
                <w:ins w:id="427" w:author="Ally Ward" w:date="2012-11-02T12:38:00Z"/>
                <w:rStyle w:val="TDContents"/>
                <w:rFonts w:ascii="EYInterstate Light" w:hAnsi="EYInterstate Light"/>
                <w:sz w:val="20"/>
                <w:szCs w:val="20"/>
              </w:rPr>
            </w:pPr>
            <w:ins w:id="428"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29" w:author="Ally Ward" w:date="2012-11-02T12:38:00Z"/>
                <w:rStyle w:val="TDContents"/>
                <w:rFonts w:ascii="EYInterstate Light" w:hAnsi="EYInterstate Light"/>
                <w:sz w:val="20"/>
                <w:szCs w:val="20"/>
              </w:rPr>
            </w:pPr>
            <w:ins w:id="430" w:author="Ally Ward" w:date="2012-11-02T12:38:00Z">
              <w:r>
                <w:rPr>
                  <w:rFonts w:ascii="Arial" w:hAnsi="Arial" w:cs="Arial"/>
                  <w:color w:val="000000"/>
                  <w:sz w:val="20"/>
                  <w:szCs w:val="20"/>
                </w:rPr>
                <w:t>LY-UM-010 UM - VM envrypted</w:t>
              </w:r>
            </w:ins>
          </w:p>
        </w:tc>
        <w:tc>
          <w:tcPr>
            <w:tcW w:w="2882" w:type="pct"/>
            <w:shd w:val="clear" w:color="auto" w:fill="auto"/>
          </w:tcPr>
          <w:p w:rsidR="0095726D" w:rsidRPr="005D18E1" w:rsidRDefault="0095726D" w:rsidP="00DF7346">
            <w:pPr>
              <w:keepNext/>
              <w:keepLines/>
              <w:rPr>
                <w:ins w:id="431" w:author="Ally Ward" w:date="2012-11-02T12:38:00Z"/>
                <w:rStyle w:val="TDContents"/>
                <w:rFonts w:ascii="EYInterstate Light" w:hAnsi="EYInterstate Light"/>
                <w:sz w:val="20"/>
                <w:szCs w:val="20"/>
              </w:rPr>
            </w:pPr>
            <w:ins w:id="432" w:author="Ally Ward" w:date="2012-11-02T12:38:00Z">
              <w:r>
                <w:rPr>
                  <w:rFonts w:ascii="Arial" w:hAnsi="Arial" w:cs="Arial"/>
                  <w:color w:val="000000"/>
                  <w:sz w:val="20"/>
                  <w:szCs w:val="20"/>
                </w:rPr>
                <w:t>UM messages shal be encrypted Requires UM</w:t>
              </w:r>
            </w:ins>
          </w:p>
        </w:tc>
        <w:tc>
          <w:tcPr>
            <w:tcW w:w="448" w:type="pct"/>
          </w:tcPr>
          <w:p w:rsidR="0095726D" w:rsidRDefault="0095726D" w:rsidP="00DF7346">
            <w:pPr>
              <w:keepNext/>
              <w:keepLines/>
              <w:rPr>
                <w:ins w:id="433" w:author="Ally Ward" w:date="2012-11-02T12:38:00Z"/>
                <w:rFonts w:ascii="Arial" w:hAnsi="Arial" w:cs="Arial"/>
                <w:color w:val="000000"/>
                <w:sz w:val="20"/>
                <w:szCs w:val="20"/>
              </w:rPr>
            </w:pPr>
            <w:ins w:id="434" w:author="Ally Ward" w:date="2012-11-02T12:38:00Z">
              <w:r>
                <w:rPr>
                  <w:rFonts w:ascii="Arial" w:hAnsi="Arial" w:cs="Arial"/>
                  <w:color w:val="000000"/>
                  <w:sz w:val="20"/>
                  <w:szCs w:val="20"/>
                </w:rPr>
                <w:t>Phase 2</w:t>
              </w:r>
            </w:ins>
          </w:p>
        </w:tc>
      </w:tr>
      <w:tr w:rsidR="0095726D" w:rsidRPr="00D27256" w:rsidTr="00F84D98">
        <w:trPr>
          <w:ins w:id="435" w:author="Ally Ward" w:date="2012-11-02T12:38:00Z"/>
        </w:trPr>
        <w:tc>
          <w:tcPr>
            <w:tcW w:w="306" w:type="pct"/>
            <w:shd w:val="clear" w:color="auto" w:fill="auto"/>
          </w:tcPr>
          <w:p w:rsidR="0095726D" w:rsidRPr="005D18E1" w:rsidRDefault="0095726D" w:rsidP="00DF7346">
            <w:pPr>
              <w:keepNext/>
              <w:keepLines/>
              <w:rPr>
                <w:ins w:id="436" w:author="Ally Ward" w:date="2012-11-02T12:38:00Z"/>
                <w:rStyle w:val="TDContents"/>
                <w:rFonts w:ascii="EYInterstate Light" w:hAnsi="EYInterstate Light"/>
                <w:sz w:val="20"/>
                <w:szCs w:val="20"/>
              </w:rPr>
            </w:pPr>
            <w:ins w:id="437" w:author="Ally Ward" w:date="2012-11-02T12:38:00Z">
              <w:r>
                <w:rPr>
                  <w:rFonts w:ascii="Arial" w:hAnsi="Arial" w:cs="Arial"/>
                  <w:color w:val="000000"/>
                  <w:sz w:val="20"/>
                  <w:szCs w:val="20"/>
                </w:rPr>
                <w:t>1038</w:t>
              </w:r>
            </w:ins>
          </w:p>
        </w:tc>
        <w:tc>
          <w:tcPr>
            <w:tcW w:w="525" w:type="pct"/>
            <w:shd w:val="clear" w:color="auto" w:fill="auto"/>
          </w:tcPr>
          <w:p w:rsidR="0095726D" w:rsidRPr="005D18E1" w:rsidRDefault="0095726D" w:rsidP="00DF7346">
            <w:pPr>
              <w:keepNext/>
              <w:keepLines/>
              <w:rPr>
                <w:ins w:id="438" w:author="Ally Ward" w:date="2012-11-02T12:38:00Z"/>
                <w:rStyle w:val="TDContents"/>
                <w:rFonts w:ascii="EYInterstate Light" w:hAnsi="EYInterstate Light"/>
                <w:sz w:val="20"/>
                <w:szCs w:val="20"/>
              </w:rPr>
            </w:pPr>
            <w:ins w:id="439"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40" w:author="Ally Ward" w:date="2012-11-02T12:38:00Z"/>
                <w:rStyle w:val="TDContents"/>
                <w:rFonts w:ascii="EYInterstate Light" w:hAnsi="EYInterstate Light"/>
                <w:sz w:val="20"/>
                <w:szCs w:val="20"/>
              </w:rPr>
            </w:pPr>
            <w:ins w:id="441" w:author="Ally Ward" w:date="2012-11-02T12:38:00Z">
              <w:r>
                <w:rPr>
                  <w:rFonts w:ascii="Arial" w:hAnsi="Arial" w:cs="Arial"/>
                  <w:color w:val="000000"/>
                  <w:sz w:val="20"/>
                  <w:szCs w:val="20"/>
                </w:rPr>
                <w:t>LY-UM-011 UM - Auto Attendant Office main  number</w:t>
              </w:r>
            </w:ins>
          </w:p>
        </w:tc>
        <w:tc>
          <w:tcPr>
            <w:tcW w:w="2882" w:type="pct"/>
            <w:shd w:val="clear" w:color="auto" w:fill="auto"/>
          </w:tcPr>
          <w:p w:rsidR="0095726D" w:rsidRPr="005D18E1" w:rsidRDefault="0095726D" w:rsidP="00DF7346">
            <w:pPr>
              <w:keepNext/>
              <w:keepLines/>
              <w:rPr>
                <w:ins w:id="442" w:author="Ally Ward" w:date="2012-11-02T12:38:00Z"/>
                <w:rStyle w:val="TDContents"/>
                <w:rFonts w:ascii="EYInterstate Light" w:hAnsi="EYInterstate Light"/>
                <w:sz w:val="20"/>
                <w:szCs w:val="20"/>
              </w:rPr>
            </w:pPr>
            <w:ins w:id="443" w:author="Ally Ward" w:date="2012-11-02T12:38:00Z">
              <w:r>
                <w:rPr>
                  <w:rFonts w:ascii="Arial" w:hAnsi="Arial" w:cs="Arial"/>
                  <w:color w:val="000000"/>
                  <w:sz w:val="20"/>
                  <w:szCs w:val="20"/>
                </w:rPr>
                <w:t>The system shall provide auto attendant functionality for the EY ofice main number Requires UM</w:t>
              </w:r>
            </w:ins>
          </w:p>
        </w:tc>
        <w:tc>
          <w:tcPr>
            <w:tcW w:w="448" w:type="pct"/>
          </w:tcPr>
          <w:p w:rsidR="0095726D" w:rsidRDefault="0095726D" w:rsidP="00DF7346">
            <w:pPr>
              <w:keepNext/>
              <w:keepLines/>
              <w:rPr>
                <w:ins w:id="444" w:author="Ally Ward" w:date="2012-11-02T12:38:00Z"/>
                <w:rFonts w:ascii="Arial" w:hAnsi="Arial" w:cs="Arial"/>
                <w:color w:val="000000"/>
                <w:sz w:val="20"/>
                <w:szCs w:val="20"/>
              </w:rPr>
            </w:pPr>
            <w:ins w:id="445" w:author="Ally Ward" w:date="2012-11-02T12:38:00Z">
              <w:r>
                <w:rPr>
                  <w:rFonts w:ascii="Arial" w:hAnsi="Arial" w:cs="Arial"/>
                  <w:color w:val="000000"/>
                  <w:sz w:val="20"/>
                  <w:szCs w:val="20"/>
                </w:rPr>
                <w:t>Phase 3</w:t>
              </w:r>
            </w:ins>
          </w:p>
        </w:tc>
      </w:tr>
      <w:tr w:rsidR="0095726D" w:rsidRPr="00D27256" w:rsidTr="00F84D98">
        <w:trPr>
          <w:ins w:id="446" w:author="Ally Ward" w:date="2012-11-02T12:38:00Z"/>
        </w:trPr>
        <w:tc>
          <w:tcPr>
            <w:tcW w:w="306" w:type="pct"/>
            <w:shd w:val="clear" w:color="auto" w:fill="auto"/>
          </w:tcPr>
          <w:p w:rsidR="0095726D" w:rsidRPr="005D18E1" w:rsidRDefault="0095726D" w:rsidP="00DF7346">
            <w:pPr>
              <w:keepNext/>
              <w:keepLines/>
              <w:rPr>
                <w:ins w:id="447" w:author="Ally Ward" w:date="2012-11-02T12:38:00Z"/>
                <w:rStyle w:val="TDContents"/>
                <w:rFonts w:ascii="EYInterstate Light" w:hAnsi="EYInterstate Light"/>
                <w:sz w:val="20"/>
                <w:szCs w:val="20"/>
              </w:rPr>
            </w:pPr>
            <w:ins w:id="448" w:author="Ally Ward" w:date="2012-11-02T12:38:00Z">
              <w:r>
                <w:rPr>
                  <w:rFonts w:ascii="Arial" w:hAnsi="Arial" w:cs="Arial"/>
                  <w:color w:val="000000"/>
                  <w:sz w:val="20"/>
                  <w:szCs w:val="20"/>
                </w:rPr>
                <w:t>1039</w:t>
              </w:r>
            </w:ins>
          </w:p>
        </w:tc>
        <w:tc>
          <w:tcPr>
            <w:tcW w:w="525" w:type="pct"/>
            <w:shd w:val="clear" w:color="auto" w:fill="auto"/>
          </w:tcPr>
          <w:p w:rsidR="0095726D" w:rsidRPr="005D18E1" w:rsidRDefault="0095726D" w:rsidP="00DF7346">
            <w:pPr>
              <w:keepNext/>
              <w:keepLines/>
              <w:rPr>
                <w:ins w:id="449" w:author="Ally Ward" w:date="2012-11-02T12:38:00Z"/>
                <w:rStyle w:val="TDContents"/>
                <w:rFonts w:ascii="EYInterstate Light" w:hAnsi="EYInterstate Light"/>
                <w:sz w:val="20"/>
                <w:szCs w:val="20"/>
              </w:rPr>
            </w:pPr>
            <w:ins w:id="450"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51" w:author="Ally Ward" w:date="2012-11-02T12:38:00Z"/>
                <w:rStyle w:val="TDContents"/>
                <w:rFonts w:ascii="EYInterstate Light" w:hAnsi="EYInterstate Light"/>
                <w:sz w:val="20"/>
                <w:szCs w:val="20"/>
              </w:rPr>
            </w:pPr>
            <w:ins w:id="452" w:author="Ally Ward" w:date="2012-11-02T12:38:00Z">
              <w:r>
                <w:rPr>
                  <w:rFonts w:ascii="Arial" w:hAnsi="Arial" w:cs="Arial"/>
                  <w:color w:val="000000"/>
                  <w:sz w:val="20"/>
                  <w:szCs w:val="20"/>
                </w:rPr>
                <w:t>LY-UM-012 UM - Auto Attendant Out of hours</w:t>
              </w:r>
            </w:ins>
          </w:p>
        </w:tc>
        <w:tc>
          <w:tcPr>
            <w:tcW w:w="2882" w:type="pct"/>
            <w:shd w:val="clear" w:color="auto" w:fill="auto"/>
          </w:tcPr>
          <w:p w:rsidR="0095726D" w:rsidRPr="005D18E1" w:rsidRDefault="0095726D" w:rsidP="00DF7346">
            <w:pPr>
              <w:keepNext/>
              <w:keepLines/>
              <w:rPr>
                <w:ins w:id="453" w:author="Ally Ward" w:date="2012-11-02T12:38:00Z"/>
                <w:rStyle w:val="TDContents"/>
                <w:rFonts w:ascii="EYInterstate Light" w:hAnsi="EYInterstate Light"/>
                <w:sz w:val="20"/>
                <w:szCs w:val="20"/>
              </w:rPr>
            </w:pPr>
            <w:ins w:id="454" w:author="Ally Ward" w:date="2012-11-02T12:38:00Z">
              <w:r>
                <w:rPr>
                  <w:rFonts w:ascii="Arial" w:hAnsi="Arial" w:cs="Arial"/>
                  <w:color w:val="000000"/>
                  <w:sz w:val="20"/>
                  <w:szCs w:val="20"/>
                </w:rPr>
                <w:t>The system shall provide auto attendant functionality for the EY ofice main number out of hours Requires UM</w:t>
              </w:r>
            </w:ins>
          </w:p>
        </w:tc>
        <w:tc>
          <w:tcPr>
            <w:tcW w:w="448" w:type="pct"/>
          </w:tcPr>
          <w:p w:rsidR="0095726D" w:rsidRDefault="0095726D" w:rsidP="00DF7346">
            <w:pPr>
              <w:keepNext/>
              <w:keepLines/>
              <w:rPr>
                <w:ins w:id="455" w:author="Ally Ward" w:date="2012-11-02T12:38:00Z"/>
                <w:rFonts w:ascii="Arial" w:hAnsi="Arial" w:cs="Arial"/>
                <w:color w:val="000000"/>
                <w:sz w:val="20"/>
                <w:szCs w:val="20"/>
              </w:rPr>
            </w:pPr>
            <w:ins w:id="456" w:author="Ally Ward" w:date="2012-11-02T12:38:00Z">
              <w:r>
                <w:rPr>
                  <w:rFonts w:ascii="Arial" w:hAnsi="Arial" w:cs="Arial"/>
                  <w:color w:val="000000"/>
                  <w:sz w:val="20"/>
                  <w:szCs w:val="20"/>
                </w:rPr>
                <w:t>Phase 3</w:t>
              </w:r>
            </w:ins>
          </w:p>
        </w:tc>
      </w:tr>
      <w:tr w:rsidR="0095726D" w:rsidRPr="00D27256" w:rsidTr="00F84D98">
        <w:trPr>
          <w:ins w:id="457" w:author="Ally Ward" w:date="2012-11-02T12:38:00Z"/>
        </w:trPr>
        <w:tc>
          <w:tcPr>
            <w:tcW w:w="306" w:type="pct"/>
            <w:shd w:val="clear" w:color="auto" w:fill="auto"/>
          </w:tcPr>
          <w:p w:rsidR="0095726D" w:rsidRPr="005D18E1" w:rsidRDefault="0095726D" w:rsidP="00DF7346">
            <w:pPr>
              <w:keepNext/>
              <w:keepLines/>
              <w:rPr>
                <w:ins w:id="458" w:author="Ally Ward" w:date="2012-11-02T12:38:00Z"/>
                <w:rStyle w:val="TDContents"/>
                <w:rFonts w:ascii="EYInterstate Light" w:hAnsi="EYInterstate Light"/>
                <w:sz w:val="20"/>
                <w:szCs w:val="20"/>
              </w:rPr>
            </w:pPr>
            <w:ins w:id="459" w:author="Ally Ward" w:date="2012-11-02T12:38:00Z">
              <w:r>
                <w:rPr>
                  <w:rFonts w:ascii="Arial" w:hAnsi="Arial" w:cs="Arial"/>
                  <w:color w:val="000000"/>
                  <w:sz w:val="20"/>
                  <w:szCs w:val="20"/>
                </w:rPr>
                <w:t>1030</w:t>
              </w:r>
            </w:ins>
          </w:p>
        </w:tc>
        <w:tc>
          <w:tcPr>
            <w:tcW w:w="525" w:type="pct"/>
            <w:shd w:val="clear" w:color="auto" w:fill="auto"/>
          </w:tcPr>
          <w:p w:rsidR="0095726D" w:rsidRPr="005D18E1" w:rsidRDefault="0095726D" w:rsidP="00DF7346">
            <w:pPr>
              <w:keepNext/>
              <w:keepLines/>
              <w:rPr>
                <w:ins w:id="460" w:author="Ally Ward" w:date="2012-11-02T12:38:00Z"/>
                <w:rStyle w:val="TDContents"/>
                <w:rFonts w:ascii="EYInterstate Light" w:hAnsi="EYInterstate Light"/>
                <w:sz w:val="20"/>
                <w:szCs w:val="20"/>
              </w:rPr>
            </w:pPr>
            <w:ins w:id="461"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62" w:author="Ally Ward" w:date="2012-11-02T12:38:00Z"/>
                <w:rStyle w:val="TDContents"/>
                <w:rFonts w:ascii="EYInterstate Light" w:hAnsi="EYInterstate Light"/>
                <w:sz w:val="20"/>
                <w:szCs w:val="20"/>
              </w:rPr>
            </w:pPr>
            <w:ins w:id="463" w:author="Ally Ward" w:date="2012-11-02T12:38:00Z">
              <w:r>
                <w:rPr>
                  <w:rFonts w:ascii="Arial" w:hAnsi="Arial" w:cs="Arial"/>
                  <w:color w:val="000000"/>
                  <w:sz w:val="20"/>
                  <w:szCs w:val="20"/>
                </w:rPr>
                <w:t>LY-UM-013 UM - zero out to access operator</w:t>
              </w:r>
            </w:ins>
          </w:p>
        </w:tc>
        <w:tc>
          <w:tcPr>
            <w:tcW w:w="2882" w:type="pct"/>
            <w:shd w:val="clear" w:color="auto" w:fill="auto"/>
          </w:tcPr>
          <w:p w:rsidR="0095726D" w:rsidRPr="005D18E1" w:rsidRDefault="0095726D" w:rsidP="00DF7346">
            <w:pPr>
              <w:keepNext/>
              <w:keepLines/>
              <w:rPr>
                <w:ins w:id="464" w:author="Ally Ward" w:date="2012-11-02T12:38:00Z"/>
                <w:rStyle w:val="TDContents"/>
                <w:rFonts w:ascii="EYInterstate Light" w:hAnsi="EYInterstate Light"/>
                <w:sz w:val="20"/>
                <w:szCs w:val="20"/>
              </w:rPr>
            </w:pPr>
            <w:ins w:id="465" w:author="Ally Ward" w:date="2012-11-02T12:38:00Z">
              <w:r>
                <w:rPr>
                  <w:rFonts w:ascii="Arial" w:hAnsi="Arial" w:cs="Arial"/>
                  <w:color w:val="000000"/>
                  <w:sz w:val="20"/>
                  <w:szCs w:val="20"/>
                </w:rPr>
                <w:t>The system shall provide an extension number to access the operator customisable for an office and user e.g. 0 for the Operator Requires UM</w:t>
              </w:r>
            </w:ins>
          </w:p>
        </w:tc>
        <w:tc>
          <w:tcPr>
            <w:tcW w:w="448" w:type="pct"/>
          </w:tcPr>
          <w:p w:rsidR="0095726D" w:rsidRDefault="0095726D" w:rsidP="00DF7346">
            <w:pPr>
              <w:keepNext/>
              <w:keepLines/>
              <w:rPr>
                <w:ins w:id="466" w:author="Ally Ward" w:date="2012-11-02T12:38:00Z"/>
                <w:rFonts w:ascii="Arial" w:hAnsi="Arial" w:cs="Arial"/>
                <w:color w:val="000000"/>
                <w:sz w:val="20"/>
                <w:szCs w:val="20"/>
              </w:rPr>
            </w:pPr>
            <w:ins w:id="467" w:author="Ally Ward" w:date="2012-11-02T12:38:00Z">
              <w:r>
                <w:rPr>
                  <w:rFonts w:ascii="Arial" w:hAnsi="Arial" w:cs="Arial"/>
                  <w:color w:val="000000"/>
                  <w:sz w:val="20"/>
                  <w:szCs w:val="20"/>
                </w:rPr>
                <w:t>Phase 2</w:t>
              </w:r>
            </w:ins>
          </w:p>
        </w:tc>
      </w:tr>
      <w:tr w:rsidR="0095726D" w:rsidRPr="00D27256" w:rsidTr="00F84D98">
        <w:trPr>
          <w:ins w:id="468" w:author="Ally Ward" w:date="2012-11-02T12:38:00Z"/>
        </w:trPr>
        <w:tc>
          <w:tcPr>
            <w:tcW w:w="306" w:type="pct"/>
            <w:shd w:val="clear" w:color="auto" w:fill="auto"/>
          </w:tcPr>
          <w:p w:rsidR="0095726D" w:rsidRPr="005D18E1" w:rsidRDefault="0095726D" w:rsidP="00DF7346">
            <w:pPr>
              <w:keepNext/>
              <w:keepLines/>
              <w:rPr>
                <w:ins w:id="469" w:author="Ally Ward" w:date="2012-11-02T12:38:00Z"/>
                <w:rStyle w:val="TDContents"/>
                <w:rFonts w:ascii="EYInterstate Light" w:hAnsi="EYInterstate Light"/>
                <w:sz w:val="20"/>
                <w:szCs w:val="20"/>
              </w:rPr>
            </w:pPr>
            <w:ins w:id="470" w:author="Ally Ward" w:date="2012-11-02T12:38:00Z">
              <w:r>
                <w:rPr>
                  <w:rFonts w:ascii="Arial" w:hAnsi="Arial" w:cs="Arial"/>
                  <w:color w:val="000000"/>
                  <w:sz w:val="20"/>
                  <w:szCs w:val="20"/>
                </w:rPr>
                <w:t>1031</w:t>
              </w:r>
            </w:ins>
          </w:p>
        </w:tc>
        <w:tc>
          <w:tcPr>
            <w:tcW w:w="525" w:type="pct"/>
            <w:shd w:val="clear" w:color="auto" w:fill="auto"/>
          </w:tcPr>
          <w:p w:rsidR="0095726D" w:rsidRPr="005D18E1" w:rsidRDefault="0095726D" w:rsidP="00DF7346">
            <w:pPr>
              <w:keepNext/>
              <w:keepLines/>
              <w:rPr>
                <w:ins w:id="471" w:author="Ally Ward" w:date="2012-11-02T12:38:00Z"/>
                <w:rStyle w:val="TDContents"/>
                <w:rFonts w:ascii="EYInterstate Light" w:hAnsi="EYInterstate Light"/>
                <w:sz w:val="20"/>
                <w:szCs w:val="20"/>
              </w:rPr>
            </w:pPr>
            <w:ins w:id="472"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73" w:author="Ally Ward" w:date="2012-11-02T12:38:00Z"/>
                <w:rStyle w:val="TDContents"/>
                <w:rFonts w:ascii="EYInterstate Light" w:hAnsi="EYInterstate Light"/>
                <w:sz w:val="20"/>
                <w:szCs w:val="20"/>
              </w:rPr>
            </w:pPr>
            <w:ins w:id="474" w:author="Ally Ward" w:date="2012-11-02T12:38:00Z">
              <w:r>
                <w:rPr>
                  <w:rFonts w:ascii="Arial" w:hAnsi="Arial" w:cs="Arial"/>
                  <w:color w:val="000000"/>
                  <w:sz w:val="20"/>
                  <w:szCs w:val="20"/>
                </w:rPr>
                <w:t>LY-UM-014 UM - user divert call to voice mail</w:t>
              </w:r>
            </w:ins>
          </w:p>
        </w:tc>
        <w:tc>
          <w:tcPr>
            <w:tcW w:w="2882" w:type="pct"/>
            <w:shd w:val="clear" w:color="auto" w:fill="auto"/>
          </w:tcPr>
          <w:p w:rsidR="0095726D" w:rsidRPr="005D18E1" w:rsidRDefault="0095726D" w:rsidP="00DF7346">
            <w:pPr>
              <w:keepNext/>
              <w:keepLines/>
              <w:rPr>
                <w:ins w:id="475" w:author="Ally Ward" w:date="2012-11-02T12:38:00Z"/>
                <w:rStyle w:val="TDContents"/>
                <w:rFonts w:ascii="EYInterstate Light" w:hAnsi="EYInterstate Light"/>
                <w:sz w:val="20"/>
                <w:szCs w:val="20"/>
              </w:rPr>
            </w:pPr>
            <w:ins w:id="476" w:author="Ally Ward" w:date="2012-11-02T12:38:00Z">
              <w:r>
                <w:rPr>
                  <w:rFonts w:ascii="Arial" w:hAnsi="Arial" w:cs="Arial"/>
                  <w:color w:val="000000"/>
                  <w:sz w:val="20"/>
                  <w:szCs w:val="20"/>
                </w:rPr>
                <w:t>The user shall be able to divert a call to voice mail Requires UM</w:t>
              </w:r>
            </w:ins>
          </w:p>
        </w:tc>
        <w:tc>
          <w:tcPr>
            <w:tcW w:w="448" w:type="pct"/>
          </w:tcPr>
          <w:p w:rsidR="0095726D" w:rsidRDefault="0095726D" w:rsidP="00DF7346">
            <w:pPr>
              <w:keepNext/>
              <w:keepLines/>
              <w:rPr>
                <w:ins w:id="477" w:author="Ally Ward" w:date="2012-11-02T12:38:00Z"/>
                <w:rFonts w:ascii="Arial" w:hAnsi="Arial" w:cs="Arial"/>
                <w:color w:val="000000"/>
                <w:sz w:val="20"/>
                <w:szCs w:val="20"/>
              </w:rPr>
            </w:pPr>
            <w:ins w:id="478" w:author="Ally Ward" w:date="2012-11-02T12:38:00Z">
              <w:r>
                <w:rPr>
                  <w:rFonts w:ascii="Arial" w:hAnsi="Arial" w:cs="Arial"/>
                  <w:color w:val="000000"/>
                  <w:sz w:val="20"/>
                  <w:szCs w:val="20"/>
                </w:rPr>
                <w:t>Phase 2</w:t>
              </w:r>
            </w:ins>
          </w:p>
        </w:tc>
      </w:tr>
      <w:tr w:rsidR="0095726D" w:rsidRPr="00D27256" w:rsidTr="00F84D98">
        <w:trPr>
          <w:ins w:id="479" w:author="Ally Ward" w:date="2012-11-02T12:38:00Z"/>
        </w:trPr>
        <w:tc>
          <w:tcPr>
            <w:tcW w:w="306" w:type="pct"/>
            <w:shd w:val="clear" w:color="auto" w:fill="auto"/>
          </w:tcPr>
          <w:p w:rsidR="0095726D" w:rsidRPr="005D18E1" w:rsidRDefault="0095726D" w:rsidP="00DF7346">
            <w:pPr>
              <w:keepNext/>
              <w:keepLines/>
              <w:rPr>
                <w:ins w:id="480" w:author="Ally Ward" w:date="2012-11-02T12:38:00Z"/>
                <w:rStyle w:val="TDContents"/>
                <w:rFonts w:ascii="EYInterstate Light" w:hAnsi="EYInterstate Light"/>
                <w:sz w:val="20"/>
                <w:szCs w:val="20"/>
              </w:rPr>
            </w:pPr>
            <w:ins w:id="481" w:author="Ally Ward" w:date="2012-11-02T12:38:00Z">
              <w:r>
                <w:rPr>
                  <w:rFonts w:ascii="Arial" w:hAnsi="Arial" w:cs="Arial"/>
                  <w:color w:val="000000"/>
                  <w:sz w:val="20"/>
                  <w:szCs w:val="20"/>
                </w:rPr>
                <w:t>1036</w:t>
              </w:r>
            </w:ins>
          </w:p>
        </w:tc>
        <w:tc>
          <w:tcPr>
            <w:tcW w:w="525" w:type="pct"/>
            <w:shd w:val="clear" w:color="auto" w:fill="auto"/>
          </w:tcPr>
          <w:p w:rsidR="0095726D" w:rsidRPr="005D18E1" w:rsidRDefault="0095726D" w:rsidP="00DF7346">
            <w:pPr>
              <w:keepNext/>
              <w:keepLines/>
              <w:rPr>
                <w:ins w:id="482" w:author="Ally Ward" w:date="2012-11-02T12:38:00Z"/>
                <w:rStyle w:val="TDContents"/>
                <w:rFonts w:ascii="EYInterstate Light" w:hAnsi="EYInterstate Light"/>
                <w:sz w:val="20"/>
                <w:szCs w:val="20"/>
              </w:rPr>
            </w:pPr>
            <w:ins w:id="483"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84" w:author="Ally Ward" w:date="2012-11-02T12:38:00Z"/>
                <w:rStyle w:val="TDContents"/>
                <w:rFonts w:ascii="EYInterstate Light" w:hAnsi="EYInterstate Light"/>
                <w:sz w:val="20"/>
                <w:szCs w:val="20"/>
              </w:rPr>
            </w:pPr>
            <w:ins w:id="485" w:author="Ally Ward" w:date="2012-11-02T12:38:00Z">
              <w:r>
                <w:rPr>
                  <w:rFonts w:ascii="Arial" w:hAnsi="Arial" w:cs="Arial"/>
                  <w:color w:val="000000"/>
                  <w:sz w:val="20"/>
                  <w:szCs w:val="20"/>
                </w:rPr>
                <w:t>LY-UM-015 VM - self service PIN reset</w:t>
              </w:r>
            </w:ins>
          </w:p>
        </w:tc>
        <w:tc>
          <w:tcPr>
            <w:tcW w:w="2882" w:type="pct"/>
            <w:shd w:val="clear" w:color="auto" w:fill="auto"/>
          </w:tcPr>
          <w:p w:rsidR="0095726D" w:rsidRPr="005D18E1" w:rsidRDefault="0095726D" w:rsidP="00DF7346">
            <w:pPr>
              <w:keepNext/>
              <w:keepLines/>
              <w:rPr>
                <w:ins w:id="486" w:author="Ally Ward" w:date="2012-11-02T12:38:00Z"/>
                <w:rStyle w:val="TDContents"/>
                <w:rFonts w:ascii="EYInterstate Light" w:hAnsi="EYInterstate Light"/>
                <w:sz w:val="20"/>
                <w:szCs w:val="20"/>
              </w:rPr>
            </w:pPr>
            <w:ins w:id="487" w:author="Ally Ward" w:date="2012-11-02T12:38:00Z">
              <w:r>
                <w:rPr>
                  <w:rFonts w:ascii="Arial" w:hAnsi="Arial" w:cs="Arial"/>
                  <w:color w:val="000000"/>
                  <w:sz w:val="20"/>
                  <w:szCs w:val="20"/>
                </w:rPr>
                <w:t>The user shall be able to set and reset their Voicemail PIN Requires UM</w:t>
              </w:r>
            </w:ins>
          </w:p>
        </w:tc>
        <w:tc>
          <w:tcPr>
            <w:tcW w:w="448" w:type="pct"/>
          </w:tcPr>
          <w:p w:rsidR="0095726D" w:rsidRDefault="0095726D" w:rsidP="00DF7346">
            <w:pPr>
              <w:keepNext/>
              <w:keepLines/>
              <w:rPr>
                <w:ins w:id="488" w:author="Ally Ward" w:date="2012-11-02T12:38:00Z"/>
                <w:rFonts w:ascii="Arial" w:hAnsi="Arial" w:cs="Arial"/>
                <w:color w:val="000000"/>
                <w:sz w:val="20"/>
                <w:szCs w:val="20"/>
              </w:rPr>
            </w:pPr>
            <w:ins w:id="489" w:author="Ally Ward" w:date="2012-11-02T12:38:00Z">
              <w:r>
                <w:rPr>
                  <w:rFonts w:ascii="Arial" w:hAnsi="Arial" w:cs="Arial"/>
                  <w:color w:val="000000"/>
                  <w:sz w:val="20"/>
                  <w:szCs w:val="20"/>
                </w:rPr>
                <w:t>Phase 2</w:t>
              </w:r>
            </w:ins>
          </w:p>
        </w:tc>
      </w:tr>
      <w:tr w:rsidR="0095726D" w:rsidRPr="00D27256" w:rsidTr="00F84D98">
        <w:trPr>
          <w:ins w:id="490" w:author="Ally Ward" w:date="2012-11-02T12:38:00Z"/>
        </w:trPr>
        <w:tc>
          <w:tcPr>
            <w:tcW w:w="306" w:type="pct"/>
            <w:shd w:val="clear" w:color="auto" w:fill="auto"/>
          </w:tcPr>
          <w:p w:rsidR="0095726D" w:rsidRPr="005D18E1" w:rsidRDefault="0095726D" w:rsidP="00DF7346">
            <w:pPr>
              <w:keepNext/>
              <w:keepLines/>
              <w:rPr>
                <w:ins w:id="491" w:author="Ally Ward" w:date="2012-11-02T12:38:00Z"/>
                <w:rStyle w:val="TDContents"/>
                <w:rFonts w:ascii="EYInterstate Light" w:hAnsi="EYInterstate Light"/>
                <w:sz w:val="20"/>
                <w:szCs w:val="20"/>
              </w:rPr>
            </w:pPr>
            <w:ins w:id="492" w:author="Ally Ward" w:date="2012-11-02T12:38:00Z">
              <w:r>
                <w:rPr>
                  <w:rFonts w:ascii="Arial" w:hAnsi="Arial" w:cs="Arial"/>
                  <w:color w:val="000000"/>
                  <w:sz w:val="20"/>
                  <w:szCs w:val="20"/>
                </w:rPr>
                <w:t>1037</w:t>
              </w:r>
            </w:ins>
          </w:p>
        </w:tc>
        <w:tc>
          <w:tcPr>
            <w:tcW w:w="525" w:type="pct"/>
            <w:shd w:val="clear" w:color="auto" w:fill="auto"/>
          </w:tcPr>
          <w:p w:rsidR="0095726D" w:rsidRPr="005D18E1" w:rsidRDefault="0095726D" w:rsidP="00DF7346">
            <w:pPr>
              <w:keepNext/>
              <w:keepLines/>
              <w:rPr>
                <w:ins w:id="493" w:author="Ally Ward" w:date="2012-11-02T12:38:00Z"/>
                <w:rStyle w:val="TDContents"/>
                <w:rFonts w:ascii="EYInterstate Light" w:hAnsi="EYInterstate Light"/>
                <w:sz w:val="20"/>
                <w:szCs w:val="20"/>
              </w:rPr>
            </w:pPr>
            <w:ins w:id="494" w:author="Ally Ward" w:date="2012-11-02T12:38:00Z">
              <w:r>
                <w:rPr>
                  <w:rFonts w:ascii="Arial" w:hAnsi="Arial" w:cs="Arial"/>
                  <w:color w:val="000000"/>
                  <w:sz w:val="20"/>
                  <w:szCs w:val="20"/>
                </w:rPr>
                <w:t>Unified Messaging</w:t>
              </w:r>
            </w:ins>
          </w:p>
        </w:tc>
        <w:tc>
          <w:tcPr>
            <w:tcW w:w="839" w:type="pct"/>
            <w:shd w:val="clear" w:color="auto" w:fill="auto"/>
          </w:tcPr>
          <w:p w:rsidR="0095726D" w:rsidRPr="005D18E1" w:rsidRDefault="0095726D" w:rsidP="00DF7346">
            <w:pPr>
              <w:keepNext/>
              <w:keepLines/>
              <w:rPr>
                <w:ins w:id="495" w:author="Ally Ward" w:date="2012-11-02T12:38:00Z"/>
                <w:rStyle w:val="TDContents"/>
                <w:rFonts w:ascii="EYInterstate Light" w:hAnsi="EYInterstate Light"/>
                <w:sz w:val="20"/>
                <w:szCs w:val="20"/>
              </w:rPr>
            </w:pPr>
            <w:ins w:id="496" w:author="Ally Ward" w:date="2012-11-02T12:38:00Z">
              <w:r>
                <w:rPr>
                  <w:rFonts w:ascii="Arial" w:hAnsi="Arial" w:cs="Arial"/>
                  <w:color w:val="000000"/>
                  <w:sz w:val="20"/>
                  <w:szCs w:val="20"/>
                </w:rPr>
                <w:t>LY-UM-016 UM CUCM integration</w:t>
              </w:r>
            </w:ins>
          </w:p>
        </w:tc>
        <w:tc>
          <w:tcPr>
            <w:tcW w:w="2882" w:type="pct"/>
            <w:shd w:val="clear" w:color="auto" w:fill="auto"/>
          </w:tcPr>
          <w:p w:rsidR="0095726D" w:rsidRPr="005D18E1" w:rsidRDefault="0095726D" w:rsidP="00DF7346">
            <w:pPr>
              <w:keepNext/>
              <w:keepLines/>
              <w:rPr>
                <w:ins w:id="497" w:author="Ally Ward" w:date="2012-11-02T12:38:00Z"/>
                <w:rStyle w:val="TDContents"/>
                <w:rFonts w:ascii="EYInterstate Light" w:hAnsi="EYInterstate Light"/>
                <w:sz w:val="20"/>
                <w:szCs w:val="20"/>
              </w:rPr>
            </w:pPr>
            <w:ins w:id="498" w:author="Ally Ward" w:date="2012-11-02T12:38:00Z">
              <w:r>
                <w:rPr>
                  <w:rFonts w:ascii="Arial" w:hAnsi="Arial" w:cs="Arial"/>
                  <w:color w:val="000000"/>
                  <w:sz w:val="20"/>
                  <w:szCs w:val="20"/>
                </w:rPr>
                <w:t>The system shall support integration with Cisco Unified Communications Manager (CUCM)  v8.0 to 8.6 Requires UM</w:t>
              </w:r>
            </w:ins>
          </w:p>
        </w:tc>
        <w:tc>
          <w:tcPr>
            <w:tcW w:w="448" w:type="pct"/>
          </w:tcPr>
          <w:p w:rsidR="0095726D" w:rsidRDefault="0095726D" w:rsidP="00DF7346">
            <w:pPr>
              <w:keepNext/>
              <w:keepLines/>
              <w:rPr>
                <w:ins w:id="499" w:author="Ally Ward" w:date="2012-11-02T12:38:00Z"/>
                <w:rFonts w:ascii="Arial" w:hAnsi="Arial" w:cs="Arial"/>
                <w:color w:val="000000"/>
                <w:sz w:val="20"/>
                <w:szCs w:val="20"/>
              </w:rPr>
            </w:pPr>
            <w:ins w:id="500" w:author="Ally Ward" w:date="2012-11-02T12:38:00Z">
              <w:r>
                <w:rPr>
                  <w:rFonts w:ascii="Arial" w:hAnsi="Arial" w:cs="Arial"/>
                  <w:color w:val="000000"/>
                  <w:sz w:val="20"/>
                  <w:szCs w:val="20"/>
                </w:rPr>
                <w:t>Phase 2</w:t>
              </w:r>
            </w:ins>
          </w:p>
        </w:tc>
      </w:tr>
    </w:tbl>
    <w:p w:rsidR="00886213" w:rsidRDefault="00886213" w:rsidP="00886213">
      <w:pPr>
        <w:pStyle w:val="EYBodyText"/>
      </w:pPr>
    </w:p>
    <w:p w:rsidR="00886213" w:rsidRDefault="00DF0856" w:rsidP="00470C95">
      <w:pPr>
        <w:pStyle w:val="EYHeading2"/>
      </w:pPr>
      <w:bookmarkStart w:id="501" w:name="_Toc332218305"/>
      <w:r>
        <w:t>Video Conferencing</w:t>
      </w:r>
      <w:bookmarkEnd w:id="50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84D98" w:rsidRPr="00D27256" w:rsidTr="00F84D98">
        <w:trPr>
          <w:tblHeader/>
        </w:trPr>
        <w:tc>
          <w:tcPr>
            <w:tcW w:w="306" w:type="pct"/>
            <w:shd w:val="clear" w:color="auto" w:fill="D9D9D9" w:themeFill="background1" w:themeFillShade="D9"/>
          </w:tcPr>
          <w:p w:rsidR="00F84D98" w:rsidRPr="00886213" w:rsidRDefault="00F84D98" w:rsidP="00886213">
            <w:pPr>
              <w:pStyle w:val="EYTableHeadings"/>
              <w:rPr>
                <w:sz w:val="16"/>
              </w:rPr>
            </w:pPr>
            <w:r w:rsidRPr="00886213">
              <w:rPr>
                <w:sz w:val="16"/>
              </w:rPr>
              <w:t>Req ID</w:t>
            </w:r>
          </w:p>
        </w:tc>
        <w:tc>
          <w:tcPr>
            <w:tcW w:w="525" w:type="pct"/>
            <w:shd w:val="clear" w:color="auto" w:fill="D9D9D9" w:themeFill="background1" w:themeFillShade="D9"/>
          </w:tcPr>
          <w:p w:rsidR="00F84D98" w:rsidRPr="00886213" w:rsidRDefault="00F84D98" w:rsidP="00886213">
            <w:pPr>
              <w:pStyle w:val="EYTableHeadings"/>
              <w:rPr>
                <w:sz w:val="16"/>
              </w:rPr>
            </w:pPr>
            <w:r w:rsidRPr="00886213">
              <w:rPr>
                <w:sz w:val="16"/>
              </w:rPr>
              <w:t>Req Parent</w:t>
            </w:r>
          </w:p>
        </w:tc>
        <w:tc>
          <w:tcPr>
            <w:tcW w:w="839" w:type="pct"/>
            <w:shd w:val="clear" w:color="auto" w:fill="D9D9D9" w:themeFill="background1" w:themeFillShade="D9"/>
          </w:tcPr>
          <w:p w:rsidR="00F84D98" w:rsidRPr="00886213" w:rsidRDefault="00F84D98" w:rsidP="00886213">
            <w:pPr>
              <w:pStyle w:val="EYTableHeadings"/>
              <w:rPr>
                <w:sz w:val="16"/>
              </w:rPr>
            </w:pPr>
            <w:r w:rsidRPr="00886213">
              <w:rPr>
                <w:sz w:val="16"/>
              </w:rPr>
              <w:t>Name</w:t>
            </w:r>
          </w:p>
        </w:tc>
        <w:tc>
          <w:tcPr>
            <w:tcW w:w="2882" w:type="pct"/>
            <w:shd w:val="clear" w:color="auto" w:fill="D9D9D9" w:themeFill="background1" w:themeFillShade="D9"/>
          </w:tcPr>
          <w:p w:rsidR="00F84D98" w:rsidRPr="00886213" w:rsidRDefault="00F84D98" w:rsidP="00886213">
            <w:pPr>
              <w:pStyle w:val="EYTableHeadings"/>
              <w:rPr>
                <w:sz w:val="16"/>
              </w:rPr>
            </w:pPr>
            <w:r w:rsidRPr="00886213">
              <w:rPr>
                <w:sz w:val="16"/>
              </w:rPr>
              <w:t>Description</w:t>
            </w:r>
          </w:p>
        </w:tc>
        <w:tc>
          <w:tcPr>
            <w:tcW w:w="448" w:type="pct"/>
            <w:shd w:val="clear" w:color="auto" w:fill="D9D9D9" w:themeFill="background1" w:themeFillShade="D9"/>
          </w:tcPr>
          <w:p w:rsidR="00F84D98" w:rsidRPr="00886213" w:rsidRDefault="00F84D98" w:rsidP="00886213">
            <w:pPr>
              <w:pStyle w:val="EYTableHeadings"/>
              <w:rPr>
                <w:sz w:val="16"/>
              </w:rPr>
            </w:pPr>
            <w:r>
              <w:rPr>
                <w:sz w:val="16"/>
              </w:rPr>
              <w:t>Phase</w:t>
            </w: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810</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Federated Video</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LY-VC-FV-001 Ability to share A/V media with Federated partners</w:t>
            </w:r>
          </w:p>
        </w:tc>
        <w:tc>
          <w:tcPr>
            <w:tcW w:w="2882" w:type="pct"/>
            <w:shd w:val="clear" w:color="auto" w:fill="auto"/>
          </w:tcPr>
          <w:p w:rsidR="00F84D98"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share audio/visual media with federated partners</w:t>
            </w:r>
          </w:p>
          <w:p w:rsidR="00F84D98" w:rsidRPr="000657EE" w:rsidRDefault="00F84D98" w:rsidP="00DF7346">
            <w:pPr>
              <w:keepNext/>
              <w:keepLines/>
              <w:rPr>
                <w:rStyle w:val="TDContents"/>
                <w:rFonts w:ascii="EYInterstate Light" w:hAnsi="EYInterstate Light"/>
                <w:sz w:val="20"/>
                <w:szCs w:val="20"/>
              </w:rPr>
            </w:pPr>
          </w:p>
        </w:tc>
        <w:tc>
          <w:tcPr>
            <w:tcW w:w="448" w:type="pct"/>
          </w:tcPr>
          <w:p w:rsidR="00F84D98" w:rsidRDefault="00F84D98" w:rsidP="00F84D98">
            <w:pPr>
              <w:rPr>
                <w:rFonts w:ascii="Arial" w:hAnsi="Arial" w:cs="Arial"/>
                <w:color w:val="000000"/>
                <w:sz w:val="20"/>
                <w:szCs w:val="20"/>
              </w:rPr>
            </w:pPr>
            <w:r>
              <w:rPr>
                <w:rFonts w:ascii="Arial" w:hAnsi="Arial" w:cs="Arial"/>
                <w:color w:val="000000"/>
                <w:sz w:val="20"/>
                <w:szCs w:val="20"/>
              </w:rPr>
              <w:t>Phase 2</w:t>
            </w:r>
          </w:p>
          <w:p w:rsidR="00F84D98" w:rsidRPr="000657EE" w:rsidRDefault="00F84D98" w:rsidP="00DF7346">
            <w:pPr>
              <w:keepNext/>
              <w:keepLines/>
              <w:rPr>
                <w:rStyle w:val="TDContents"/>
                <w:rFonts w:ascii="EYInterstate Light" w:hAnsi="EYInterstate Light"/>
                <w:sz w:val="20"/>
                <w:szCs w:val="20"/>
              </w:rPr>
            </w:pP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811</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LY-VC-LL-001 Video endpoint directory</w:t>
            </w:r>
          </w:p>
        </w:tc>
        <w:tc>
          <w:tcPr>
            <w:tcW w:w="2882" w:type="pct"/>
            <w:shd w:val="clear" w:color="auto" w:fill="auto"/>
          </w:tcPr>
          <w:p w:rsidR="00F84D98"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EY Users shall be able to browse a video endpoint directory (EY Video Directory) to initiate video calls to EY video endpoints</w:t>
            </w:r>
          </w:p>
          <w:p w:rsidR="00F84D98" w:rsidRPr="000657EE" w:rsidRDefault="00F84D9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this is a phase 2 requirement but it probably won’t be possible. Possible solution is to load video end points into AD. Review in Phase 2</w:t>
            </w:r>
          </w:p>
        </w:tc>
        <w:tc>
          <w:tcPr>
            <w:tcW w:w="448" w:type="pct"/>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812</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LY-VC-LL-002 Initiate a video call to the correspondent</w:t>
            </w:r>
          </w:p>
        </w:tc>
        <w:tc>
          <w:tcPr>
            <w:tcW w:w="2882" w:type="pct"/>
            <w:shd w:val="clear" w:color="auto" w:fill="auto"/>
          </w:tcPr>
          <w:p w:rsidR="00F84D98" w:rsidRPr="000657EE" w:rsidRDefault="00F84D98"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EY user shall be able to initiate a video call to the correspondent by clicking on the video call icon by hovering over an EY correspondent’s business card,</w:t>
            </w:r>
            <w:r>
              <w:rPr>
                <w:rStyle w:val="TDContents"/>
                <w:rFonts w:ascii="EYInterstate Light" w:hAnsi="EYInterstate Light"/>
                <w:sz w:val="20"/>
                <w:szCs w:val="20"/>
              </w:rPr>
              <w:t xml:space="preserve"> Test note, ensure the correspondent can receive the video call as part of the test scenario</w:t>
            </w:r>
          </w:p>
        </w:tc>
        <w:tc>
          <w:tcPr>
            <w:tcW w:w="448" w:type="pct"/>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84D98" w:rsidRPr="00D27256" w:rsidTr="00F84D98">
        <w:tc>
          <w:tcPr>
            <w:tcW w:w="306"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983</w:t>
            </w:r>
          </w:p>
        </w:tc>
        <w:tc>
          <w:tcPr>
            <w:tcW w:w="525"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VC - Lync to Lync</w:t>
            </w:r>
          </w:p>
        </w:tc>
        <w:tc>
          <w:tcPr>
            <w:tcW w:w="839"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LY-VC-LL-003 Video - share a screen while making a video call</w:t>
            </w:r>
          </w:p>
        </w:tc>
        <w:tc>
          <w:tcPr>
            <w:tcW w:w="2882" w:type="pct"/>
            <w:shd w:val="clear" w:color="auto" w:fill="auto"/>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The user shall be able to share a screen whilst on a video call</w:t>
            </w:r>
          </w:p>
        </w:tc>
        <w:tc>
          <w:tcPr>
            <w:tcW w:w="448" w:type="pct"/>
          </w:tcPr>
          <w:p w:rsidR="00F84D98" w:rsidRPr="000657EE" w:rsidRDefault="00F84D98"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815</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LY-VC-PARM-001 Provide warnings if a video device is not working correctly</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provide warnings if a video device is not working correctly</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Video device</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Parameter=DisablePoorDeviceWarnings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816</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LY-VC-PARM-002 Disable Full screen Video</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disable Full screen Video</w:t>
            </w:r>
          </w:p>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that the user will be able to switch to full screen if they want to</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Parameter=EnableFullScreenVideo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817</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LY-VC-PARM-003 Enable video in preview mode</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enable video in preview mode </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Parameter=EnableFullScreenVideo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872</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LY-VC-LV-001 Initiate a video call to an entry on the EY video directory</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initiate a video call to an entry on the EY video directory by clicking on the corresponding directory entry.</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F84D98">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873</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LY-VC-LV-002 Integrate with the Tandberg video conferencing.</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be able to integrate with the Tandberg video conferencing.</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Tandberg</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A5524D" w:rsidRPr="00D27256" w:rsidTr="00F84D98">
        <w:tc>
          <w:tcPr>
            <w:tcW w:w="306" w:type="pct"/>
            <w:shd w:val="clear" w:color="auto" w:fill="auto"/>
          </w:tcPr>
          <w:p w:rsidR="00A5524D" w:rsidRDefault="00A5524D" w:rsidP="00A5524D">
            <w:pPr>
              <w:rPr>
                <w:rFonts w:ascii="Arial" w:hAnsi="Arial" w:cs="Arial"/>
                <w:color w:val="000000"/>
                <w:sz w:val="20"/>
                <w:szCs w:val="20"/>
              </w:rPr>
            </w:pPr>
            <w:r>
              <w:rPr>
                <w:rFonts w:ascii="Arial" w:hAnsi="Arial" w:cs="Arial"/>
                <w:color w:val="000000"/>
                <w:sz w:val="20"/>
                <w:szCs w:val="20"/>
              </w:rPr>
              <w:t>982</w:t>
            </w:r>
          </w:p>
          <w:p w:rsidR="00A5524D" w:rsidRPr="000657EE" w:rsidRDefault="00A5524D" w:rsidP="00DF7346">
            <w:pPr>
              <w:keepNext/>
              <w:keepLines/>
              <w:rPr>
                <w:rStyle w:val="TDContents"/>
                <w:rFonts w:ascii="EYInterstate Light" w:hAnsi="EYInterstate Light"/>
                <w:sz w:val="20"/>
                <w:szCs w:val="20"/>
              </w:rPr>
            </w:pP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VC - Lync Video with EY</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LY-VC-LV-003 Video - integrate with cisco VC infrastructure</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The system shall integrate with Cisco VC infrastructure - Bridges and gateways</w:t>
            </w:r>
          </w:p>
        </w:tc>
        <w:tc>
          <w:tcPr>
            <w:tcW w:w="448" w:type="pct"/>
          </w:tcPr>
          <w:p w:rsidR="00A5524D" w:rsidRDefault="00A5524D" w:rsidP="00DF7346">
            <w:pPr>
              <w:keepNext/>
              <w:keepLines/>
              <w:rPr>
                <w:rFonts w:ascii="Arial" w:hAnsi="Arial" w:cs="Arial"/>
                <w:color w:val="000000"/>
                <w:sz w:val="20"/>
                <w:szCs w:val="20"/>
              </w:rPr>
            </w:pPr>
            <w:r>
              <w:rPr>
                <w:rFonts w:ascii="Arial" w:hAnsi="Arial" w:cs="Arial"/>
                <w:color w:val="000000"/>
                <w:sz w:val="20"/>
                <w:szCs w:val="20"/>
              </w:rPr>
              <w:t>Phase 2</w:t>
            </w:r>
          </w:p>
        </w:tc>
      </w:tr>
    </w:tbl>
    <w:p w:rsidR="008D38CE" w:rsidRDefault="008D38CE" w:rsidP="00DF0856">
      <w:pPr>
        <w:pStyle w:val="EYBodyText"/>
      </w:pPr>
    </w:p>
    <w:p w:rsidR="00DF0856" w:rsidRDefault="00DF0856" w:rsidP="00470C95">
      <w:pPr>
        <w:pStyle w:val="EYHeading2"/>
      </w:pPr>
      <w:bookmarkStart w:id="502" w:name="_Toc332218306"/>
      <w:r>
        <w:t>Voice Telephony</w:t>
      </w:r>
      <w:bookmarkEnd w:id="50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A5524D" w:rsidRPr="00D27256" w:rsidTr="00095FE8">
        <w:trPr>
          <w:cantSplit/>
          <w:tblHeader/>
        </w:trPr>
        <w:tc>
          <w:tcPr>
            <w:tcW w:w="306" w:type="pct"/>
            <w:shd w:val="clear" w:color="auto" w:fill="D9D9D9" w:themeFill="background1" w:themeFillShade="D9"/>
          </w:tcPr>
          <w:p w:rsidR="00A5524D" w:rsidRPr="00886213" w:rsidRDefault="00A5524D" w:rsidP="00886213">
            <w:pPr>
              <w:pStyle w:val="EYTableHeadings"/>
              <w:rPr>
                <w:sz w:val="16"/>
              </w:rPr>
            </w:pPr>
            <w:r w:rsidRPr="00886213">
              <w:rPr>
                <w:sz w:val="16"/>
              </w:rPr>
              <w:t>Req ID</w:t>
            </w:r>
          </w:p>
        </w:tc>
        <w:tc>
          <w:tcPr>
            <w:tcW w:w="525" w:type="pct"/>
            <w:shd w:val="clear" w:color="auto" w:fill="D9D9D9" w:themeFill="background1" w:themeFillShade="D9"/>
          </w:tcPr>
          <w:p w:rsidR="00A5524D" w:rsidRPr="00886213" w:rsidRDefault="00A5524D" w:rsidP="00886213">
            <w:pPr>
              <w:pStyle w:val="EYTableHeadings"/>
              <w:rPr>
                <w:sz w:val="16"/>
              </w:rPr>
            </w:pPr>
            <w:r w:rsidRPr="00886213">
              <w:rPr>
                <w:sz w:val="16"/>
              </w:rPr>
              <w:t>Req Parent</w:t>
            </w:r>
          </w:p>
        </w:tc>
        <w:tc>
          <w:tcPr>
            <w:tcW w:w="839" w:type="pct"/>
            <w:shd w:val="clear" w:color="auto" w:fill="D9D9D9" w:themeFill="background1" w:themeFillShade="D9"/>
          </w:tcPr>
          <w:p w:rsidR="00A5524D" w:rsidRPr="00886213" w:rsidRDefault="00A5524D" w:rsidP="00886213">
            <w:pPr>
              <w:pStyle w:val="EYTableHeadings"/>
              <w:rPr>
                <w:sz w:val="16"/>
              </w:rPr>
            </w:pPr>
            <w:r w:rsidRPr="00886213">
              <w:rPr>
                <w:sz w:val="16"/>
              </w:rPr>
              <w:t>Name</w:t>
            </w:r>
          </w:p>
        </w:tc>
        <w:tc>
          <w:tcPr>
            <w:tcW w:w="2882" w:type="pct"/>
            <w:shd w:val="clear" w:color="auto" w:fill="D9D9D9" w:themeFill="background1" w:themeFillShade="D9"/>
          </w:tcPr>
          <w:p w:rsidR="00A5524D" w:rsidRPr="00886213" w:rsidRDefault="00A5524D" w:rsidP="00886213">
            <w:pPr>
              <w:pStyle w:val="EYTableHeadings"/>
              <w:rPr>
                <w:sz w:val="16"/>
              </w:rPr>
            </w:pPr>
            <w:r w:rsidRPr="00886213">
              <w:rPr>
                <w:sz w:val="16"/>
              </w:rPr>
              <w:t>Description</w:t>
            </w:r>
          </w:p>
        </w:tc>
        <w:tc>
          <w:tcPr>
            <w:tcW w:w="448" w:type="pct"/>
            <w:shd w:val="clear" w:color="auto" w:fill="D9D9D9" w:themeFill="background1" w:themeFillShade="D9"/>
          </w:tcPr>
          <w:p w:rsidR="00A5524D" w:rsidRPr="00886213" w:rsidRDefault="00A5524D" w:rsidP="00886213">
            <w:pPr>
              <w:pStyle w:val="EYTableHeadings"/>
              <w:rPr>
                <w:sz w:val="16"/>
              </w:rPr>
            </w:pPr>
            <w:r>
              <w:rPr>
                <w:sz w:val="16"/>
              </w:rPr>
              <w:t>Phase</w:t>
            </w:r>
          </w:p>
        </w:tc>
      </w:tr>
      <w:tr w:rsidR="00A5524D" w:rsidRPr="00D27256" w:rsidTr="00095FE8">
        <w:trPr>
          <w:cantSplit/>
        </w:trPr>
        <w:tc>
          <w:tcPr>
            <w:tcW w:w="306" w:type="pct"/>
            <w:shd w:val="clear" w:color="auto" w:fill="auto"/>
          </w:tcPr>
          <w:p w:rsidR="00A5524D" w:rsidRPr="000657EE" w:rsidRDefault="001F6928"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1014</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A5524D" w:rsidRDefault="00A5524D" w:rsidP="00A5524D">
            <w:pPr>
              <w:rPr>
                <w:rStyle w:val="TDContents"/>
                <w:rFonts w:ascii="Arial" w:hAnsi="Arial" w:cs="Arial"/>
                <w:color w:val="000000"/>
                <w:sz w:val="20"/>
                <w:szCs w:val="20"/>
              </w:rPr>
            </w:pPr>
            <w:r>
              <w:rPr>
                <w:rFonts w:ascii="Arial" w:hAnsi="Arial" w:cs="Arial"/>
                <w:color w:val="000000"/>
                <w:sz w:val="20"/>
                <w:szCs w:val="20"/>
              </w:rPr>
              <w:t>LY-VT-LL-001 Voice - Voice Policies</w:t>
            </w:r>
          </w:p>
        </w:tc>
        <w:tc>
          <w:tcPr>
            <w:tcW w:w="2882" w:type="pct"/>
            <w:shd w:val="clear" w:color="auto" w:fill="auto"/>
          </w:tcPr>
          <w:p w:rsidR="00A5524D" w:rsidRPr="00A5524D" w:rsidRDefault="00A5524D" w:rsidP="00A5524D">
            <w:pPr>
              <w:rPr>
                <w:rStyle w:val="TDContents"/>
                <w:rFonts w:ascii="Arial" w:hAnsi="Arial" w:cs="Arial"/>
                <w:color w:val="000000"/>
                <w:sz w:val="20"/>
                <w:szCs w:val="20"/>
              </w:rPr>
            </w:pPr>
            <w:r>
              <w:rPr>
                <w:rFonts w:ascii="Arial" w:hAnsi="Arial" w:cs="Arial"/>
                <w:color w:val="000000"/>
                <w:sz w:val="20"/>
                <w:szCs w:val="20"/>
              </w:rPr>
              <w:t>The system shall support all possible variants of voice policy as detailed in the Lync Enterprise Voice - Voice Policies Document located in http://sp.ey.net/msibm/MC%20Program/Lync/03.%20Engineering/Enterprise%20Voice/</w:t>
            </w:r>
          </w:p>
        </w:tc>
        <w:tc>
          <w:tcPr>
            <w:tcW w:w="448" w:type="pct"/>
          </w:tcPr>
          <w:p w:rsidR="00A5524D"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821</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LY-VT-PARM-001 Enable calls across the internet</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make calls across the internet where the network permits</w:t>
            </w:r>
          </w:p>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this is just lync-to-lync calls where bandwidth / network permits</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Parameter=DisableICE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822</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LY-VT-PARM-002 Enable Poor Network Warnings</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see  a network status indicator</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Parameter=DisablePoorNetworkWarnings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823</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LY-VT-PARM-003 Enable Call Log Auto Archiving</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save a log of calls made to the user's outlook folder</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Test on GCL 4 and 5</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Outlook</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Q&amp;RM decision</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Parameter=EnableCallLogAutoArchiving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824</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LY-VT-PARM-004 Disable Client Music On Hold</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not hear music when a call is put on hold</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Parameter=EnableClientMusicOnHold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825</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LY-VT-PARM-005 Enable Click to Call Default</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initial setting for click to call shall place a </w:t>
            </w:r>
            <w:r w:rsidR="00007BE1">
              <w:rPr>
                <w:rStyle w:val="TDContents"/>
                <w:rFonts w:ascii="EYInterstate Light" w:hAnsi="EYInterstate Light"/>
                <w:sz w:val="20"/>
                <w:szCs w:val="20"/>
              </w:rPr>
              <w:t xml:space="preserve">native </w:t>
            </w:r>
            <w:r w:rsidRPr="000657EE">
              <w:rPr>
                <w:rStyle w:val="TDContents"/>
                <w:rFonts w:ascii="EYInterstate Light" w:hAnsi="EYInterstate Light"/>
                <w:sz w:val="20"/>
                <w:szCs w:val="20"/>
              </w:rPr>
              <w:t xml:space="preserve">Lync call </w:t>
            </w:r>
            <w:r w:rsidR="00007BE1">
              <w:rPr>
                <w:rStyle w:val="TDContents"/>
                <w:rFonts w:ascii="EYInterstate Light" w:hAnsi="EYInterstate Light"/>
                <w:sz w:val="20"/>
                <w:szCs w:val="20"/>
              </w:rPr>
              <w:t xml:space="preserve">by default </w:t>
            </w:r>
            <w:r w:rsidRPr="000657EE">
              <w:rPr>
                <w:rStyle w:val="TDContents"/>
                <w:rFonts w:ascii="EYInterstate Light" w:hAnsi="EYInterstate Light"/>
                <w:sz w:val="20"/>
                <w:szCs w:val="20"/>
              </w:rPr>
              <w:t>whenever a user employs the click-to-call feature</w:t>
            </w:r>
            <w:r w:rsidR="00B37628">
              <w:rPr>
                <w:rStyle w:val="TDContents"/>
                <w:rFonts w:ascii="EYInterstate Light" w:hAnsi="EYInterstate Light"/>
                <w:sz w:val="20"/>
                <w:szCs w:val="20"/>
              </w:rPr>
              <w:t xml:space="preserve"> </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Enterprise Voice</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Parameter=EnableVOIPCallDefault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826</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Lync to Lync</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LY-VT-PARM-006 Music On Hold Audio File</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not specify nor allow the user to specify a music on hold audio file</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Parameter=MusicOnHoldAudioFile Setting=Null</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818</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LY-VT-OD-001 Call a correspondent's phone number by clicking on the telephone icon</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On hovering over an EY correspondent's business card, the EY user shall be able to call a correspondent's phone by clicking on the telephone icon</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819</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LY-VT-OD-002 Retain existing </w:t>
            </w:r>
            <w:r>
              <w:rPr>
                <w:rStyle w:val="TDContents"/>
                <w:rFonts w:ascii="EYInterstate Light" w:hAnsi="EYInterstate Light"/>
                <w:sz w:val="20"/>
                <w:szCs w:val="20"/>
              </w:rPr>
              <w:t xml:space="preserve">external </w:t>
            </w:r>
            <w:r w:rsidRPr="000657EE">
              <w:rPr>
                <w:rStyle w:val="TDContents"/>
                <w:rFonts w:ascii="EYInterstate Light" w:hAnsi="EYInterstate Light"/>
                <w:sz w:val="20"/>
                <w:szCs w:val="20"/>
              </w:rPr>
              <w:t>phone number</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During the Outbound only voice deployment IPT users shall retain their existing outbound number presentation on Lync Server 2010</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820</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LY-VT-OD-003 Enterprise Voice for Outbound dial</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utilise Enterprise voice for Outbound to PSTN calls</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A5524D" w:rsidRPr="00D27256" w:rsidTr="00095FE8">
        <w:trPr>
          <w:cantSplit/>
        </w:trPr>
        <w:tc>
          <w:tcPr>
            <w:tcW w:w="306" w:type="pct"/>
            <w:shd w:val="clear" w:color="auto" w:fill="auto"/>
          </w:tcPr>
          <w:p w:rsidR="00A5524D" w:rsidRDefault="00A5524D" w:rsidP="00A5524D">
            <w:pPr>
              <w:rPr>
                <w:rFonts w:ascii="Arial" w:hAnsi="Arial" w:cs="Arial"/>
                <w:color w:val="000000"/>
                <w:sz w:val="20"/>
                <w:szCs w:val="20"/>
              </w:rPr>
            </w:pPr>
            <w:r>
              <w:rPr>
                <w:rFonts w:ascii="Arial" w:hAnsi="Arial" w:cs="Arial"/>
                <w:color w:val="000000"/>
                <w:sz w:val="20"/>
                <w:szCs w:val="20"/>
              </w:rPr>
              <w:t>981</w:t>
            </w:r>
          </w:p>
          <w:p w:rsidR="00A5524D" w:rsidRPr="000657EE" w:rsidRDefault="00A5524D" w:rsidP="00DF7346">
            <w:pPr>
              <w:keepNext/>
              <w:keepLines/>
              <w:rPr>
                <w:rStyle w:val="TDContents"/>
                <w:rFonts w:ascii="EYInterstate Light" w:hAnsi="EYInterstate Light"/>
                <w:sz w:val="20"/>
                <w:szCs w:val="20"/>
              </w:rPr>
            </w:pP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Outbound Dial PSTN</w:t>
            </w:r>
          </w:p>
        </w:tc>
        <w:tc>
          <w:tcPr>
            <w:tcW w:w="839" w:type="pct"/>
            <w:shd w:val="clear" w:color="auto" w:fill="auto"/>
          </w:tcPr>
          <w:p w:rsidR="00A5524D" w:rsidRDefault="00A5524D">
            <w:pPr>
              <w:rPr>
                <w:rStyle w:val="TDContents"/>
                <w:rFonts w:ascii="Arial" w:hAnsi="Arial" w:cs="Arial"/>
                <w:color w:val="000000"/>
                <w:sz w:val="20"/>
                <w:szCs w:val="20"/>
              </w:rPr>
            </w:pPr>
            <w:r>
              <w:rPr>
                <w:rFonts w:ascii="Arial" w:hAnsi="Arial" w:cs="Arial"/>
                <w:color w:val="000000"/>
                <w:sz w:val="20"/>
                <w:szCs w:val="20"/>
              </w:rPr>
              <w:t>LY-VT-OD-004 Phone from integrated apps</w:t>
            </w:r>
          </w:p>
        </w:tc>
        <w:tc>
          <w:tcPr>
            <w:tcW w:w="2882" w:type="pct"/>
            <w:shd w:val="clear" w:color="auto" w:fill="auto"/>
          </w:tcPr>
          <w:p w:rsidR="00A5524D" w:rsidRDefault="00A5524D">
            <w:pPr>
              <w:rPr>
                <w:rStyle w:val="TDContents"/>
                <w:rFonts w:ascii="Arial" w:hAnsi="Arial" w:cs="Arial"/>
                <w:color w:val="000000"/>
                <w:sz w:val="20"/>
                <w:szCs w:val="20"/>
              </w:rPr>
            </w:pPr>
            <w:r>
              <w:rPr>
                <w:rFonts w:ascii="Arial" w:hAnsi="Arial" w:cs="Arial"/>
                <w:color w:val="000000"/>
                <w:sz w:val="20"/>
                <w:szCs w:val="20"/>
              </w:rPr>
              <w:t xml:space="preserve">The User with Enterprise voice enabled shall be able to click a number displayed in an Office Integrated application or a displayed contact and initiate a voice call </w:t>
            </w:r>
            <w:r>
              <w:rPr>
                <w:rFonts w:ascii="Arial" w:hAnsi="Arial" w:cs="Arial"/>
                <w:color w:val="000000"/>
                <w:sz w:val="20"/>
                <w:szCs w:val="20"/>
              </w:rPr>
              <w:br/>
              <w:t>Test on GCL 4 and 5</w:t>
            </w:r>
            <w:r>
              <w:rPr>
                <w:rFonts w:ascii="Arial" w:hAnsi="Arial" w:cs="Arial"/>
                <w:color w:val="000000"/>
                <w:sz w:val="20"/>
                <w:szCs w:val="20"/>
              </w:rPr>
              <w:br/>
              <w:t>Requires Office apps</w:t>
            </w:r>
          </w:p>
        </w:tc>
        <w:tc>
          <w:tcPr>
            <w:tcW w:w="448" w:type="pct"/>
          </w:tcPr>
          <w:p w:rsidR="00A5524D" w:rsidRDefault="00A5524D">
            <w:pPr>
              <w:rPr>
                <w:rFonts w:ascii="Arial" w:hAnsi="Arial" w:cs="Arial"/>
                <w:color w:val="000000"/>
                <w:sz w:val="20"/>
                <w:szCs w:val="20"/>
              </w:rPr>
            </w:pPr>
            <w:r>
              <w:rPr>
                <w:rFonts w:ascii="Arial" w:hAnsi="Arial" w:cs="Arial"/>
                <w:color w:val="000000"/>
                <w:sz w:val="20"/>
                <w:szCs w:val="20"/>
              </w:rPr>
              <w:t>Pilot</w:t>
            </w:r>
          </w:p>
        </w:tc>
      </w:tr>
      <w:tr w:rsidR="0095726D" w:rsidRPr="00D27256" w:rsidTr="00095FE8">
        <w:trPr>
          <w:cantSplit/>
          <w:ins w:id="503" w:author="Ally Ward" w:date="2012-11-02T12:40:00Z"/>
        </w:trPr>
        <w:tc>
          <w:tcPr>
            <w:tcW w:w="306" w:type="pct"/>
            <w:shd w:val="clear" w:color="auto" w:fill="auto"/>
          </w:tcPr>
          <w:p w:rsidR="0095726D" w:rsidRPr="000657EE" w:rsidRDefault="0095726D" w:rsidP="00DF7346">
            <w:pPr>
              <w:keepNext/>
              <w:keepLines/>
              <w:rPr>
                <w:ins w:id="504" w:author="Ally Ward" w:date="2012-11-02T12:40:00Z"/>
                <w:rStyle w:val="TDContents"/>
                <w:rFonts w:ascii="EYInterstate Light" w:hAnsi="EYInterstate Light"/>
                <w:sz w:val="20"/>
                <w:szCs w:val="20"/>
              </w:rPr>
            </w:pPr>
            <w:ins w:id="505" w:author="Ally Ward" w:date="2012-11-02T12:40:00Z">
              <w:r>
                <w:rPr>
                  <w:rFonts w:ascii="Arial" w:hAnsi="Arial" w:cs="Arial"/>
                  <w:color w:val="000000"/>
                  <w:sz w:val="20"/>
                  <w:szCs w:val="20"/>
                </w:rPr>
                <w:t>1040</w:t>
              </w:r>
            </w:ins>
          </w:p>
        </w:tc>
        <w:tc>
          <w:tcPr>
            <w:tcW w:w="525" w:type="pct"/>
            <w:shd w:val="clear" w:color="auto" w:fill="auto"/>
          </w:tcPr>
          <w:p w:rsidR="0095726D" w:rsidRPr="000657EE" w:rsidRDefault="0095726D" w:rsidP="00DF7346">
            <w:pPr>
              <w:keepNext/>
              <w:keepLines/>
              <w:rPr>
                <w:ins w:id="506" w:author="Ally Ward" w:date="2012-11-02T12:40:00Z"/>
                <w:rStyle w:val="TDContents"/>
                <w:rFonts w:ascii="EYInterstate Light" w:hAnsi="EYInterstate Light"/>
                <w:sz w:val="20"/>
                <w:szCs w:val="20"/>
              </w:rPr>
            </w:pPr>
            <w:ins w:id="507" w:author="Ally Ward" w:date="2012-11-02T12:40:00Z">
              <w:r>
                <w:rPr>
                  <w:rFonts w:ascii="Arial" w:hAnsi="Arial" w:cs="Arial"/>
                  <w:color w:val="000000"/>
                  <w:sz w:val="20"/>
                  <w:szCs w:val="20"/>
                </w:rPr>
                <w:t>VT - Outbound Dial PSTN</w:t>
              </w:r>
            </w:ins>
          </w:p>
        </w:tc>
        <w:tc>
          <w:tcPr>
            <w:tcW w:w="839" w:type="pct"/>
            <w:shd w:val="clear" w:color="auto" w:fill="auto"/>
          </w:tcPr>
          <w:p w:rsidR="0095726D" w:rsidRPr="000657EE" w:rsidRDefault="0095726D" w:rsidP="004C3E23">
            <w:pPr>
              <w:keepNext/>
              <w:keepLines/>
              <w:rPr>
                <w:ins w:id="508" w:author="Ally Ward" w:date="2012-11-02T12:40:00Z"/>
                <w:rStyle w:val="TDContents"/>
                <w:rFonts w:ascii="EYInterstate Light" w:hAnsi="EYInterstate Light"/>
                <w:sz w:val="20"/>
                <w:szCs w:val="20"/>
              </w:rPr>
            </w:pPr>
            <w:ins w:id="509" w:author="Ally Ward" w:date="2012-11-02T12:40:00Z">
              <w:r>
                <w:rPr>
                  <w:rFonts w:ascii="Arial" w:hAnsi="Arial" w:cs="Arial"/>
                  <w:color w:val="000000"/>
                  <w:sz w:val="20"/>
                  <w:szCs w:val="20"/>
                </w:rPr>
                <w:t>LY-VT-OD-005 Outbound dial - call work number not Lync to Lync</w:t>
              </w:r>
            </w:ins>
          </w:p>
        </w:tc>
        <w:tc>
          <w:tcPr>
            <w:tcW w:w="2882" w:type="pct"/>
            <w:shd w:val="clear" w:color="auto" w:fill="auto"/>
          </w:tcPr>
          <w:p w:rsidR="0095726D" w:rsidRPr="000657EE" w:rsidRDefault="0095726D" w:rsidP="00DF7346">
            <w:pPr>
              <w:keepNext/>
              <w:keepLines/>
              <w:rPr>
                <w:ins w:id="510" w:author="Ally Ward" w:date="2012-11-02T12:40:00Z"/>
                <w:rStyle w:val="TDContents"/>
                <w:rFonts w:ascii="EYInterstate Light" w:hAnsi="EYInterstate Light"/>
                <w:sz w:val="20"/>
                <w:szCs w:val="20"/>
              </w:rPr>
            </w:pPr>
            <w:ins w:id="511" w:author="Ally Ward" w:date="2012-11-02T12:40:00Z">
              <w:r>
                <w:rPr>
                  <w:rFonts w:ascii="Arial" w:hAnsi="Arial" w:cs="Arial"/>
                  <w:color w:val="000000"/>
                  <w:sz w:val="20"/>
                  <w:szCs w:val="20"/>
                </w:rPr>
                <w:t>The user with Lync Enterprise Voice shall be able to select the work number in the Lync client and have it dial the user's office desk phone, rather than dialling Lync-to-Lync Requires Enterprise Voice</w:t>
              </w:r>
            </w:ins>
          </w:p>
        </w:tc>
        <w:tc>
          <w:tcPr>
            <w:tcW w:w="448" w:type="pct"/>
          </w:tcPr>
          <w:p w:rsidR="0095726D" w:rsidRDefault="0095726D" w:rsidP="00DF7346">
            <w:pPr>
              <w:keepNext/>
              <w:keepLines/>
              <w:rPr>
                <w:ins w:id="512" w:author="Ally Ward" w:date="2012-11-02T12:40:00Z"/>
                <w:rFonts w:ascii="Arial" w:hAnsi="Arial" w:cs="Arial"/>
                <w:color w:val="000000"/>
                <w:sz w:val="20"/>
                <w:szCs w:val="20"/>
              </w:rPr>
            </w:pPr>
            <w:ins w:id="513" w:author="Ally Ward" w:date="2012-11-02T12:40:00Z">
              <w:r>
                <w:rPr>
                  <w:rFonts w:ascii="Arial" w:hAnsi="Arial" w:cs="Arial"/>
                  <w:color w:val="000000"/>
                  <w:sz w:val="20"/>
                  <w:szCs w:val="20"/>
                </w:rPr>
                <w:t>Pilot</w:t>
              </w:r>
            </w:ins>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827</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839" w:type="pct"/>
            <w:shd w:val="clear" w:color="auto" w:fill="auto"/>
          </w:tcPr>
          <w:p w:rsidR="00A5524D" w:rsidRPr="000657EE" w:rsidRDefault="00A5524D" w:rsidP="004C3E23">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LY-VT-PBX-001 Physical </w:t>
            </w:r>
            <w:r>
              <w:rPr>
                <w:rStyle w:val="TDContents"/>
                <w:rFonts w:ascii="EYInterstate Light" w:hAnsi="EYInterstate Light"/>
                <w:sz w:val="20"/>
                <w:szCs w:val="20"/>
              </w:rPr>
              <w:t>phones</w:t>
            </w:r>
            <w:r w:rsidRPr="000657EE">
              <w:rPr>
                <w:rStyle w:val="TDContents"/>
                <w:rFonts w:ascii="EYInterstate Light" w:hAnsi="EYInterstate Light"/>
                <w:sz w:val="20"/>
                <w:szCs w:val="20"/>
              </w:rPr>
              <w:t xml:space="preserve"> to </w:t>
            </w:r>
            <w:r>
              <w:rPr>
                <w:rStyle w:val="TDContents"/>
                <w:rFonts w:ascii="EYInterstate Light" w:hAnsi="EYInterstate Light"/>
                <w:sz w:val="20"/>
                <w:szCs w:val="20"/>
              </w:rPr>
              <w:t xml:space="preserve">make </w:t>
            </w:r>
            <w:r w:rsidRPr="000657EE">
              <w:rPr>
                <w:rStyle w:val="TDContents"/>
                <w:rFonts w:ascii="EYInterstate Light" w:hAnsi="EYInterstate Light"/>
                <w:sz w:val="20"/>
                <w:szCs w:val="20"/>
              </w:rPr>
              <w:t>phone calls</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use a physical device to make a Lync call</w:t>
            </w:r>
          </w:p>
          <w:p w:rsidR="00A5524D" w:rsidRDefault="00A5524D" w:rsidP="00DF7346">
            <w:pPr>
              <w:keepNext/>
              <w:keepLines/>
              <w:rPr>
                <w:rStyle w:val="TDContents"/>
                <w:rFonts w:ascii="EYInterstate Light" w:hAnsi="EYInterstate Light"/>
                <w:sz w:val="20"/>
                <w:szCs w:val="20"/>
              </w:rPr>
            </w:pPr>
            <w:r w:rsidRPr="00F372F2">
              <w:rPr>
                <w:rStyle w:val="TDContents"/>
                <w:rFonts w:ascii="EYInterstate Light" w:hAnsi="EYInterstate Light"/>
                <w:sz w:val="20"/>
                <w:szCs w:val="20"/>
              </w:rPr>
              <w:t>i.e. A phone rather than through their computer</w:t>
            </w:r>
          </w:p>
          <w:p w:rsidR="00A5524D" w:rsidRPr="000657EE" w:rsidRDefault="00A5524D" w:rsidP="00DF7346">
            <w:pPr>
              <w:keepNext/>
              <w:keepLines/>
              <w:rPr>
                <w:rStyle w:val="TDContents"/>
                <w:rFonts w:ascii="EYInterstate Light" w:hAnsi="EYInterstate Light"/>
                <w:sz w:val="20"/>
                <w:szCs w:val="20"/>
              </w:rPr>
            </w:pPr>
            <w:r>
              <w:rPr>
                <w:rStyle w:val="TDContents"/>
                <w:rFonts w:ascii="EYInterstate Light" w:hAnsi="EYInterstate Light"/>
                <w:sz w:val="20"/>
                <w:szCs w:val="20"/>
              </w:rPr>
              <w:t>Note not all users will have physical phones, however need to prove that it does work</w:t>
            </w:r>
          </w:p>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PBX Replacement</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828</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LY-VT-PBX-002 Short-Dial Codes</w:t>
            </w:r>
          </w:p>
        </w:tc>
        <w:tc>
          <w:tcPr>
            <w:tcW w:w="2882"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Supported use of short-dial code for localized global services (Americas Help Desk vs. EMEA Help Desk)</w:t>
            </w:r>
          </w:p>
          <w:p w:rsidR="00A5524D" w:rsidRPr="000657EE" w:rsidRDefault="00A5524D" w:rsidP="00A63B4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Requires </w:t>
            </w:r>
            <w:r w:rsidR="00A63B44">
              <w:rPr>
                <w:rStyle w:val="TDContents"/>
                <w:rFonts w:ascii="EYInterstate Light" w:hAnsi="EYInterstate Light"/>
                <w:sz w:val="20"/>
                <w:szCs w:val="20"/>
              </w:rPr>
              <w:t>Enterprise Voice</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A5524D" w:rsidRPr="00D27256" w:rsidTr="00095FE8">
        <w:trPr>
          <w:cantSplit/>
        </w:trPr>
        <w:tc>
          <w:tcPr>
            <w:tcW w:w="306"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829</w:t>
            </w:r>
          </w:p>
        </w:tc>
        <w:tc>
          <w:tcPr>
            <w:tcW w:w="525"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VT - PBX Replacement</w:t>
            </w:r>
          </w:p>
        </w:tc>
        <w:tc>
          <w:tcPr>
            <w:tcW w:w="839" w:type="pct"/>
            <w:shd w:val="clear" w:color="auto" w:fill="auto"/>
          </w:tcPr>
          <w:p w:rsidR="00A5524D" w:rsidRPr="000657EE"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LY-VT-PBX-003 Speed dial buttons on Lync client and hard phones</w:t>
            </w:r>
          </w:p>
        </w:tc>
        <w:tc>
          <w:tcPr>
            <w:tcW w:w="2882" w:type="pct"/>
            <w:shd w:val="clear" w:color="auto" w:fill="auto"/>
          </w:tcPr>
          <w:p w:rsidR="00A5524D" w:rsidRDefault="00A5524D"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Support of end-user configurable speed-dial buttons on Lync client and supported hard-phones</w:t>
            </w:r>
          </w:p>
          <w:p w:rsidR="00061A38" w:rsidRPr="000657EE" w:rsidRDefault="00061A38" w:rsidP="00DF7346">
            <w:pPr>
              <w:keepNext/>
              <w:keepLines/>
              <w:rPr>
                <w:rStyle w:val="TDContents"/>
                <w:rFonts w:ascii="EYInterstate Light" w:hAnsi="EYInterstate Light"/>
                <w:sz w:val="20"/>
                <w:szCs w:val="20"/>
              </w:rPr>
            </w:pPr>
            <w:r w:rsidRPr="00061A38">
              <w:rPr>
                <w:rStyle w:val="TDContents"/>
                <w:rFonts w:ascii="EYInterstate Light" w:hAnsi="EYInterstate Light"/>
                <w:sz w:val="20"/>
                <w:szCs w:val="20"/>
              </w:rPr>
              <w:t>Note Lync doesn't actually support speed dial buttons - will be replaced by contact lists</w:t>
            </w:r>
          </w:p>
        </w:tc>
        <w:tc>
          <w:tcPr>
            <w:tcW w:w="448" w:type="pct"/>
          </w:tcPr>
          <w:p w:rsidR="00A5524D" w:rsidRPr="000657EE" w:rsidRDefault="00A5524D"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95726D" w:rsidRPr="00D27256" w:rsidTr="00095FE8">
        <w:trPr>
          <w:cantSplit/>
        </w:trPr>
        <w:tc>
          <w:tcPr>
            <w:tcW w:w="306" w:type="pct"/>
            <w:shd w:val="clear" w:color="auto" w:fill="auto"/>
          </w:tcPr>
          <w:p w:rsidR="0095726D" w:rsidRPr="000657EE" w:rsidRDefault="0095726D" w:rsidP="00DF7346">
            <w:pPr>
              <w:keepNext/>
              <w:keepLines/>
              <w:rPr>
                <w:rStyle w:val="TDContents"/>
                <w:rFonts w:ascii="EYInterstate Light" w:hAnsi="EYInterstate Light"/>
                <w:sz w:val="20"/>
                <w:szCs w:val="20"/>
              </w:rPr>
            </w:pPr>
            <w:ins w:id="514" w:author="Ally Ward" w:date="2012-11-02T12:41:00Z">
              <w:r>
                <w:rPr>
                  <w:rFonts w:ascii="Arial" w:hAnsi="Arial" w:cs="Arial"/>
                  <w:color w:val="000000"/>
                  <w:sz w:val="20"/>
                  <w:szCs w:val="20"/>
                </w:rPr>
                <w:t>1026</w:t>
              </w:r>
            </w:ins>
          </w:p>
        </w:tc>
        <w:tc>
          <w:tcPr>
            <w:tcW w:w="525" w:type="pct"/>
            <w:shd w:val="clear" w:color="auto" w:fill="auto"/>
          </w:tcPr>
          <w:p w:rsidR="0095726D" w:rsidRPr="000657EE" w:rsidRDefault="0095726D" w:rsidP="00DF7346">
            <w:pPr>
              <w:keepNext/>
              <w:keepLines/>
              <w:rPr>
                <w:rStyle w:val="TDContents"/>
                <w:rFonts w:ascii="EYInterstate Light" w:hAnsi="EYInterstate Light"/>
                <w:sz w:val="20"/>
                <w:szCs w:val="20"/>
              </w:rPr>
            </w:pPr>
            <w:ins w:id="515" w:author="Ally Ward" w:date="2012-11-02T12:41:00Z">
              <w:r>
                <w:rPr>
                  <w:rFonts w:ascii="Arial" w:hAnsi="Arial" w:cs="Arial"/>
                  <w:color w:val="000000"/>
                  <w:sz w:val="20"/>
                  <w:szCs w:val="20"/>
                </w:rPr>
                <w:t>VT - PBX Replacement</w:t>
              </w:r>
            </w:ins>
          </w:p>
        </w:tc>
        <w:tc>
          <w:tcPr>
            <w:tcW w:w="839" w:type="pct"/>
            <w:shd w:val="clear" w:color="auto" w:fill="auto"/>
          </w:tcPr>
          <w:p w:rsidR="0095726D" w:rsidRPr="000657EE" w:rsidRDefault="0095726D" w:rsidP="00DF7346">
            <w:pPr>
              <w:keepNext/>
              <w:keepLines/>
              <w:rPr>
                <w:rStyle w:val="TDContents"/>
                <w:rFonts w:ascii="EYInterstate Light" w:hAnsi="EYInterstate Light"/>
                <w:sz w:val="20"/>
                <w:szCs w:val="20"/>
              </w:rPr>
            </w:pPr>
            <w:ins w:id="516" w:author="Ally Ward" w:date="2012-11-02T12:41:00Z">
              <w:r>
                <w:rPr>
                  <w:rFonts w:ascii="Arial" w:hAnsi="Arial" w:cs="Arial"/>
                  <w:color w:val="000000"/>
                  <w:sz w:val="20"/>
                  <w:szCs w:val="20"/>
                </w:rPr>
                <w:t>LY-VT-PBX-004 DHCP - No impact on existing telephony deployments</w:t>
              </w:r>
            </w:ins>
          </w:p>
        </w:tc>
        <w:tc>
          <w:tcPr>
            <w:tcW w:w="2882" w:type="pct"/>
            <w:shd w:val="clear" w:color="auto" w:fill="auto"/>
          </w:tcPr>
          <w:p w:rsidR="0095726D" w:rsidRPr="000657EE" w:rsidRDefault="0095726D" w:rsidP="00DF7346">
            <w:pPr>
              <w:keepNext/>
              <w:keepLines/>
              <w:rPr>
                <w:rStyle w:val="TDContents"/>
                <w:rFonts w:ascii="EYInterstate Light" w:hAnsi="EYInterstate Light"/>
                <w:sz w:val="20"/>
                <w:szCs w:val="20"/>
              </w:rPr>
            </w:pPr>
            <w:ins w:id="517" w:author="Ally Ward" w:date="2012-11-02T12:41:00Z">
              <w:r>
                <w:rPr>
                  <w:rFonts w:ascii="Arial" w:hAnsi="Arial" w:cs="Arial"/>
                  <w:color w:val="000000"/>
                  <w:sz w:val="20"/>
                  <w:szCs w:val="20"/>
                </w:rPr>
                <w:t>Any changes to DHCP required for Lync handsets shall not adversely impact existing telephony deployments Requires PBX Replacement</w:t>
              </w:r>
            </w:ins>
          </w:p>
        </w:tc>
        <w:tc>
          <w:tcPr>
            <w:tcW w:w="448" w:type="pct"/>
          </w:tcPr>
          <w:p w:rsidR="0095726D" w:rsidRDefault="0095726D" w:rsidP="00DF7346">
            <w:pPr>
              <w:keepNext/>
              <w:keepLines/>
              <w:rPr>
                <w:rFonts w:ascii="Arial" w:hAnsi="Arial" w:cs="Arial"/>
                <w:color w:val="000000"/>
                <w:sz w:val="20"/>
                <w:szCs w:val="20"/>
              </w:rPr>
            </w:pPr>
            <w:ins w:id="518" w:author="Ally Ward" w:date="2012-11-02T12:41:00Z">
              <w:r>
                <w:rPr>
                  <w:rFonts w:ascii="Arial" w:hAnsi="Arial" w:cs="Arial"/>
                  <w:color w:val="000000"/>
                  <w:sz w:val="20"/>
                  <w:szCs w:val="20"/>
                </w:rPr>
                <w:t>Phase 3</w:t>
              </w:r>
            </w:ins>
          </w:p>
        </w:tc>
      </w:tr>
      <w:tr w:rsidR="0095726D" w:rsidRPr="00D27256" w:rsidTr="00095FE8">
        <w:trPr>
          <w:cantSplit/>
          <w:ins w:id="519" w:author="Ally Ward" w:date="2012-11-02T12:40:00Z"/>
        </w:trPr>
        <w:tc>
          <w:tcPr>
            <w:tcW w:w="306" w:type="pct"/>
            <w:shd w:val="clear" w:color="auto" w:fill="auto"/>
          </w:tcPr>
          <w:p w:rsidR="0095726D" w:rsidRPr="000657EE" w:rsidRDefault="0095726D" w:rsidP="00DF7346">
            <w:pPr>
              <w:keepNext/>
              <w:keepLines/>
              <w:rPr>
                <w:ins w:id="520" w:author="Ally Ward" w:date="2012-11-02T12:40:00Z"/>
                <w:rStyle w:val="TDContents"/>
                <w:rFonts w:ascii="EYInterstate Light" w:hAnsi="EYInterstate Light"/>
                <w:sz w:val="20"/>
                <w:szCs w:val="20"/>
              </w:rPr>
            </w:pPr>
            <w:ins w:id="521" w:author="Ally Ward" w:date="2012-11-02T12:41:00Z">
              <w:r>
                <w:rPr>
                  <w:rFonts w:ascii="Arial" w:hAnsi="Arial" w:cs="Arial"/>
                  <w:color w:val="000000"/>
                  <w:sz w:val="20"/>
                  <w:szCs w:val="20"/>
                </w:rPr>
                <w:t>1027</w:t>
              </w:r>
            </w:ins>
          </w:p>
        </w:tc>
        <w:tc>
          <w:tcPr>
            <w:tcW w:w="525" w:type="pct"/>
            <w:shd w:val="clear" w:color="auto" w:fill="auto"/>
          </w:tcPr>
          <w:p w:rsidR="0095726D" w:rsidRPr="000657EE" w:rsidRDefault="0095726D" w:rsidP="00DF7346">
            <w:pPr>
              <w:keepNext/>
              <w:keepLines/>
              <w:rPr>
                <w:ins w:id="522" w:author="Ally Ward" w:date="2012-11-02T12:40:00Z"/>
                <w:rStyle w:val="TDContents"/>
                <w:rFonts w:ascii="EYInterstate Light" w:hAnsi="EYInterstate Light"/>
                <w:sz w:val="20"/>
                <w:szCs w:val="20"/>
              </w:rPr>
            </w:pPr>
            <w:ins w:id="523" w:author="Ally Ward" w:date="2012-11-02T12:41:00Z">
              <w:r>
                <w:rPr>
                  <w:rFonts w:ascii="Arial" w:hAnsi="Arial" w:cs="Arial"/>
                  <w:color w:val="000000"/>
                  <w:sz w:val="20"/>
                  <w:szCs w:val="20"/>
                </w:rPr>
                <w:t>VT - PBX Replacement</w:t>
              </w:r>
            </w:ins>
          </w:p>
        </w:tc>
        <w:tc>
          <w:tcPr>
            <w:tcW w:w="839" w:type="pct"/>
            <w:shd w:val="clear" w:color="auto" w:fill="auto"/>
          </w:tcPr>
          <w:p w:rsidR="0095726D" w:rsidRPr="00823E7B" w:rsidRDefault="0095726D" w:rsidP="00823E7B">
            <w:pPr>
              <w:keepNext/>
              <w:keepLines/>
              <w:rPr>
                <w:ins w:id="524" w:author="Ally Ward" w:date="2012-11-02T12:40:00Z"/>
                <w:rStyle w:val="TDContents"/>
                <w:rFonts w:ascii="EYInterstate Light" w:hAnsi="EYInterstate Light"/>
                <w:sz w:val="20"/>
                <w:szCs w:val="20"/>
              </w:rPr>
            </w:pPr>
            <w:ins w:id="525" w:author="Ally Ward" w:date="2012-11-02T12:41:00Z">
              <w:r>
                <w:rPr>
                  <w:rFonts w:ascii="Arial" w:hAnsi="Arial" w:cs="Arial"/>
                  <w:color w:val="000000"/>
                  <w:sz w:val="20"/>
                  <w:szCs w:val="20"/>
                </w:rPr>
                <w:t>LY-VT-PBX-005 PoE - No impact on existing telephony</w:t>
              </w:r>
            </w:ins>
          </w:p>
        </w:tc>
        <w:tc>
          <w:tcPr>
            <w:tcW w:w="2882" w:type="pct"/>
            <w:shd w:val="clear" w:color="auto" w:fill="auto"/>
          </w:tcPr>
          <w:p w:rsidR="0095726D" w:rsidRDefault="0095726D" w:rsidP="00DF7346">
            <w:pPr>
              <w:keepNext/>
              <w:keepLines/>
              <w:rPr>
                <w:ins w:id="526" w:author="Ally Ward" w:date="2012-11-02T12:40:00Z"/>
                <w:rStyle w:val="TDContents"/>
                <w:rFonts w:ascii="EYInterstate Light" w:hAnsi="EYInterstate Light"/>
                <w:sz w:val="20"/>
                <w:szCs w:val="20"/>
              </w:rPr>
            </w:pPr>
            <w:ins w:id="527" w:author="Ally Ward" w:date="2012-11-02T12:41:00Z">
              <w:r>
                <w:rPr>
                  <w:rFonts w:ascii="Arial" w:hAnsi="Arial" w:cs="Arial"/>
                  <w:color w:val="000000"/>
                  <w:sz w:val="20"/>
                  <w:szCs w:val="20"/>
                </w:rPr>
                <w:t>Any changes in PoE (Power over Ethernet) required for Lync handsets shall not impact existing telephony deployments. Requires PBX Replacement</w:t>
              </w:r>
            </w:ins>
          </w:p>
        </w:tc>
        <w:tc>
          <w:tcPr>
            <w:tcW w:w="448" w:type="pct"/>
          </w:tcPr>
          <w:p w:rsidR="0095726D" w:rsidRDefault="0095726D" w:rsidP="00DF7346">
            <w:pPr>
              <w:keepNext/>
              <w:keepLines/>
              <w:rPr>
                <w:ins w:id="528" w:author="Ally Ward" w:date="2012-11-02T12:40:00Z"/>
                <w:rFonts w:ascii="Arial" w:hAnsi="Arial" w:cs="Arial"/>
                <w:color w:val="000000"/>
                <w:sz w:val="20"/>
                <w:szCs w:val="20"/>
              </w:rPr>
            </w:pPr>
            <w:ins w:id="529" w:author="Ally Ward" w:date="2012-11-02T12:41:00Z">
              <w:r>
                <w:rPr>
                  <w:rFonts w:ascii="Arial" w:hAnsi="Arial" w:cs="Arial"/>
                  <w:color w:val="000000"/>
                  <w:sz w:val="20"/>
                  <w:szCs w:val="20"/>
                </w:rPr>
                <w:t>Phase 3</w:t>
              </w:r>
            </w:ins>
          </w:p>
        </w:tc>
      </w:tr>
      <w:tr w:rsidR="0095726D" w:rsidRPr="00D27256" w:rsidTr="00095FE8">
        <w:trPr>
          <w:cantSplit/>
          <w:ins w:id="530" w:author="Ally Ward" w:date="2012-11-02T12:40:00Z"/>
        </w:trPr>
        <w:tc>
          <w:tcPr>
            <w:tcW w:w="306" w:type="pct"/>
            <w:shd w:val="clear" w:color="auto" w:fill="auto"/>
          </w:tcPr>
          <w:p w:rsidR="0095726D" w:rsidRPr="000657EE" w:rsidRDefault="0095726D" w:rsidP="00DF7346">
            <w:pPr>
              <w:keepNext/>
              <w:keepLines/>
              <w:rPr>
                <w:ins w:id="531" w:author="Ally Ward" w:date="2012-11-02T12:40:00Z"/>
                <w:rStyle w:val="TDContents"/>
                <w:rFonts w:ascii="EYInterstate Light" w:hAnsi="EYInterstate Light"/>
                <w:sz w:val="20"/>
                <w:szCs w:val="20"/>
              </w:rPr>
            </w:pPr>
            <w:ins w:id="532" w:author="Ally Ward" w:date="2012-11-02T12:41:00Z">
              <w:r>
                <w:rPr>
                  <w:rFonts w:ascii="Arial" w:hAnsi="Arial" w:cs="Arial"/>
                  <w:color w:val="000000"/>
                  <w:sz w:val="20"/>
                  <w:szCs w:val="20"/>
                </w:rPr>
                <w:t>1028</w:t>
              </w:r>
            </w:ins>
          </w:p>
        </w:tc>
        <w:tc>
          <w:tcPr>
            <w:tcW w:w="525" w:type="pct"/>
            <w:shd w:val="clear" w:color="auto" w:fill="auto"/>
          </w:tcPr>
          <w:p w:rsidR="0095726D" w:rsidRPr="000657EE" w:rsidRDefault="0095726D" w:rsidP="00DF7346">
            <w:pPr>
              <w:keepNext/>
              <w:keepLines/>
              <w:rPr>
                <w:ins w:id="533" w:author="Ally Ward" w:date="2012-11-02T12:40:00Z"/>
                <w:rStyle w:val="TDContents"/>
                <w:rFonts w:ascii="EYInterstate Light" w:hAnsi="EYInterstate Light"/>
                <w:sz w:val="20"/>
                <w:szCs w:val="20"/>
              </w:rPr>
            </w:pPr>
            <w:ins w:id="534" w:author="Ally Ward" w:date="2012-11-02T12:41:00Z">
              <w:r>
                <w:rPr>
                  <w:rFonts w:ascii="Arial" w:hAnsi="Arial" w:cs="Arial"/>
                  <w:color w:val="000000"/>
                  <w:sz w:val="20"/>
                  <w:szCs w:val="20"/>
                </w:rPr>
                <w:t>VT - PBX Replacement</w:t>
              </w:r>
            </w:ins>
          </w:p>
        </w:tc>
        <w:tc>
          <w:tcPr>
            <w:tcW w:w="839" w:type="pct"/>
            <w:shd w:val="clear" w:color="auto" w:fill="auto"/>
          </w:tcPr>
          <w:p w:rsidR="0095726D" w:rsidRPr="00823E7B" w:rsidRDefault="0095726D" w:rsidP="00823E7B">
            <w:pPr>
              <w:keepNext/>
              <w:keepLines/>
              <w:rPr>
                <w:ins w:id="535" w:author="Ally Ward" w:date="2012-11-02T12:40:00Z"/>
                <w:rStyle w:val="TDContents"/>
                <w:rFonts w:ascii="EYInterstate Light" w:hAnsi="EYInterstate Light"/>
                <w:sz w:val="20"/>
                <w:szCs w:val="20"/>
              </w:rPr>
            </w:pPr>
            <w:ins w:id="536" w:author="Ally Ward" w:date="2012-11-02T12:41:00Z">
              <w:r>
                <w:rPr>
                  <w:rFonts w:ascii="Arial" w:hAnsi="Arial" w:cs="Arial"/>
                  <w:color w:val="000000"/>
                  <w:sz w:val="20"/>
                  <w:szCs w:val="20"/>
                </w:rPr>
                <w:t>LY-VT-PBX-006 Lync Handset certificates</w:t>
              </w:r>
            </w:ins>
          </w:p>
        </w:tc>
        <w:tc>
          <w:tcPr>
            <w:tcW w:w="2882" w:type="pct"/>
            <w:shd w:val="clear" w:color="auto" w:fill="auto"/>
          </w:tcPr>
          <w:p w:rsidR="0095726D" w:rsidRDefault="0095726D" w:rsidP="00DF7346">
            <w:pPr>
              <w:keepNext/>
              <w:keepLines/>
              <w:rPr>
                <w:ins w:id="537" w:author="Ally Ward" w:date="2012-11-02T12:40:00Z"/>
                <w:rStyle w:val="TDContents"/>
                <w:rFonts w:ascii="EYInterstate Light" w:hAnsi="EYInterstate Light"/>
                <w:sz w:val="20"/>
                <w:szCs w:val="20"/>
              </w:rPr>
            </w:pPr>
            <w:ins w:id="538" w:author="Ally Ward" w:date="2012-11-02T12:41:00Z">
              <w:r>
                <w:rPr>
                  <w:rFonts w:ascii="Arial" w:hAnsi="Arial" w:cs="Arial"/>
                  <w:color w:val="000000"/>
                  <w:sz w:val="20"/>
                  <w:szCs w:val="20"/>
                </w:rPr>
                <w:t>Certificates required for Lync handsets shall meet EY Standards Requires PBX Replacement</w:t>
              </w:r>
            </w:ins>
          </w:p>
        </w:tc>
        <w:tc>
          <w:tcPr>
            <w:tcW w:w="448" w:type="pct"/>
          </w:tcPr>
          <w:p w:rsidR="0095726D" w:rsidRDefault="0095726D" w:rsidP="00DF7346">
            <w:pPr>
              <w:keepNext/>
              <w:keepLines/>
              <w:rPr>
                <w:ins w:id="539" w:author="Ally Ward" w:date="2012-11-02T12:40:00Z"/>
                <w:rFonts w:ascii="Arial" w:hAnsi="Arial" w:cs="Arial"/>
                <w:color w:val="000000"/>
                <w:sz w:val="20"/>
                <w:szCs w:val="20"/>
              </w:rPr>
            </w:pPr>
            <w:ins w:id="540" w:author="Ally Ward" w:date="2012-11-02T12:41:00Z">
              <w:r>
                <w:rPr>
                  <w:rFonts w:ascii="Arial" w:hAnsi="Arial" w:cs="Arial"/>
                  <w:color w:val="000000"/>
                  <w:sz w:val="20"/>
                  <w:szCs w:val="20"/>
                </w:rPr>
                <w:t>Phase 3</w:t>
              </w:r>
            </w:ins>
          </w:p>
        </w:tc>
      </w:tr>
      <w:tr w:rsidR="0095726D" w:rsidRPr="00D27256" w:rsidTr="00095FE8">
        <w:trPr>
          <w:cantSplit/>
          <w:ins w:id="541" w:author="Ally Ward" w:date="2012-11-02T12:40:00Z"/>
        </w:trPr>
        <w:tc>
          <w:tcPr>
            <w:tcW w:w="306" w:type="pct"/>
            <w:shd w:val="clear" w:color="auto" w:fill="auto"/>
          </w:tcPr>
          <w:p w:rsidR="0095726D" w:rsidRPr="000657EE" w:rsidRDefault="0095726D" w:rsidP="00DF7346">
            <w:pPr>
              <w:keepNext/>
              <w:keepLines/>
              <w:rPr>
                <w:ins w:id="542" w:author="Ally Ward" w:date="2012-11-02T12:40:00Z"/>
                <w:rStyle w:val="TDContents"/>
                <w:rFonts w:ascii="EYInterstate Light" w:hAnsi="EYInterstate Light"/>
                <w:sz w:val="20"/>
                <w:szCs w:val="20"/>
              </w:rPr>
            </w:pPr>
            <w:ins w:id="543" w:author="Ally Ward" w:date="2012-11-02T12:41:00Z">
              <w:r>
                <w:rPr>
                  <w:rFonts w:ascii="Arial" w:hAnsi="Arial" w:cs="Arial"/>
                  <w:color w:val="000000"/>
                  <w:sz w:val="20"/>
                  <w:szCs w:val="20"/>
                </w:rPr>
                <w:t>1029</w:t>
              </w:r>
            </w:ins>
          </w:p>
        </w:tc>
        <w:tc>
          <w:tcPr>
            <w:tcW w:w="525" w:type="pct"/>
            <w:shd w:val="clear" w:color="auto" w:fill="auto"/>
          </w:tcPr>
          <w:p w:rsidR="0095726D" w:rsidRPr="000657EE" w:rsidRDefault="0095726D" w:rsidP="00DF7346">
            <w:pPr>
              <w:keepNext/>
              <w:keepLines/>
              <w:rPr>
                <w:ins w:id="544" w:author="Ally Ward" w:date="2012-11-02T12:40:00Z"/>
                <w:rStyle w:val="TDContents"/>
                <w:rFonts w:ascii="EYInterstate Light" w:hAnsi="EYInterstate Light"/>
                <w:sz w:val="20"/>
                <w:szCs w:val="20"/>
              </w:rPr>
            </w:pPr>
            <w:ins w:id="545" w:author="Ally Ward" w:date="2012-11-02T12:41:00Z">
              <w:r>
                <w:rPr>
                  <w:rFonts w:ascii="Arial" w:hAnsi="Arial" w:cs="Arial"/>
                  <w:color w:val="000000"/>
                  <w:sz w:val="20"/>
                  <w:szCs w:val="20"/>
                </w:rPr>
                <w:t>VT - PBX Replacement</w:t>
              </w:r>
            </w:ins>
          </w:p>
        </w:tc>
        <w:tc>
          <w:tcPr>
            <w:tcW w:w="839" w:type="pct"/>
            <w:shd w:val="clear" w:color="auto" w:fill="auto"/>
          </w:tcPr>
          <w:p w:rsidR="0095726D" w:rsidRPr="00823E7B" w:rsidRDefault="0095726D" w:rsidP="00823E7B">
            <w:pPr>
              <w:keepNext/>
              <w:keepLines/>
              <w:rPr>
                <w:ins w:id="546" w:author="Ally Ward" w:date="2012-11-02T12:40:00Z"/>
                <w:rStyle w:val="TDContents"/>
                <w:rFonts w:ascii="EYInterstate Light" w:hAnsi="EYInterstate Light"/>
                <w:sz w:val="20"/>
                <w:szCs w:val="20"/>
              </w:rPr>
            </w:pPr>
            <w:ins w:id="547" w:author="Ally Ward" w:date="2012-11-02T12:41:00Z">
              <w:r>
                <w:rPr>
                  <w:rFonts w:ascii="Arial" w:hAnsi="Arial" w:cs="Arial"/>
                  <w:color w:val="000000"/>
                  <w:sz w:val="20"/>
                  <w:szCs w:val="20"/>
                </w:rPr>
                <w:t>LY-VT-PBX-008 Inbound dial - calls received regardless of physical phone state</w:t>
              </w:r>
            </w:ins>
          </w:p>
        </w:tc>
        <w:tc>
          <w:tcPr>
            <w:tcW w:w="2882" w:type="pct"/>
            <w:shd w:val="clear" w:color="auto" w:fill="auto"/>
          </w:tcPr>
          <w:p w:rsidR="0095726D" w:rsidRDefault="0095726D" w:rsidP="00DF7346">
            <w:pPr>
              <w:keepNext/>
              <w:keepLines/>
              <w:rPr>
                <w:ins w:id="548" w:author="Ally Ward" w:date="2012-11-02T12:40:00Z"/>
                <w:rStyle w:val="TDContents"/>
                <w:rFonts w:ascii="EYInterstate Light" w:hAnsi="EYInterstate Light"/>
                <w:sz w:val="20"/>
                <w:szCs w:val="20"/>
              </w:rPr>
            </w:pPr>
            <w:ins w:id="549" w:author="Ally Ward" w:date="2012-11-02T12:41:00Z">
              <w:r>
                <w:rPr>
                  <w:rFonts w:ascii="Arial" w:hAnsi="Arial" w:cs="Arial"/>
                  <w:color w:val="000000"/>
                  <w:sz w:val="20"/>
                  <w:szCs w:val="20"/>
                </w:rPr>
                <w:t>The user shall be able to receive inbound PSTN calls on their Lync client when they are not logged into a physical phone. Requires PBX Replacement</w:t>
              </w:r>
            </w:ins>
          </w:p>
        </w:tc>
        <w:tc>
          <w:tcPr>
            <w:tcW w:w="448" w:type="pct"/>
          </w:tcPr>
          <w:p w:rsidR="0095726D" w:rsidRDefault="0095726D" w:rsidP="00DF7346">
            <w:pPr>
              <w:keepNext/>
              <w:keepLines/>
              <w:rPr>
                <w:ins w:id="550" w:author="Ally Ward" w:date="2012-11-02T12:40:00Z"/>
                <w:rFonts w:ascii="Arial" w:hAnsi="Arial" w:cs="Arial"/>
                <w:color w:val="000000"/>
                <w:sz w:val="20"/>
                <w:szCs w:val="20"/>
              </w:rPr>
            </w:pPr>
            <w:ins w:id="551" w:author="Ally Ward" w:date="2012-11-02T12:41:00Z">
              <w:r>
                <w:rPr>
                  <w:rFonts w:ascii="Arial" w:hAnsi="Arial" w:cs="Arial"/>
                  <w:color w:val="000000"/>
                  <w:sz w:val="20"/>
                  <w:szCs w:val="20"/>
                </w:rPr>
                <w:t>Phase 3</w:t>
              </w:r>
            </w:ins>
          </w:p>
        </w:tc>
      </w:tr>
    </w:tbl>
    <w:p w:rsidR="00886213" w:rsidRDefault="00886213" w:rsidP="00DF0856">
      <w:pPr>
        <w:pStyle w:val="EYBodyText"/>
      </w:pPr>
    </w:p>
    <w:p w:rsidR="00B74B54" w:rsidRDefault="00B74B54" w:rsidP="00DF0856">
      <w:pPr>
        <w:pStyle w:val="EYBodyText"/>
      </w:pPr>
    </w:p>
    <w:p w:rsidR="0001093C" w:rsidRDefault="00DF0856" w:rsidP="00470C95">
      <w:pPr>
        <w:pStyle w:val="EYHeading2"/>
      </w:pPr>
      <w:bookmarkStart w:id="552" w:name="_Toc332218307"/>
      <w:r>
        <w:t>Web Conferencing</w:t>
      </w:r>
      <w:bookmarkEnd w:id="55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A5524D" w:rsidRPr="00D27256" w:rsidTr="00133D70">
        <w:trPr>
          <w:cantSplit/>
          <w:tblHeader/>
        </w:trPr>
        <w:tc>
          <w:tcPr>
            <w:tcW w:w="306" w:type="pct"/>
            <w:shd w:val="clear" w:color="auto" w:fill="D9D9D9" w:themeFill="background1" w:themeFillShade="D9"/>
          </w:tcPr>
          <w:p w:rsidR="00A5524D" w:rsidRPr="00886213" w:rsidRDefault="00A5524D" w:rsidP="00886213">
            <w:pPr>
              <w:pStyle w:val="EYTableHeadings"/>
              <w:rPr>
                <w:sz w:val="16"/>
              </w:rPr>
            </w:pPr>
            <w:r w:rsidRPr="00886213">
              <w:rPr>
                <w:sz w:val="16"/>
              </w:rPr>
              <w:t>Req ID</w:t>
            </w:r>
          </w:p>
        </w:tc>
        <w:tc>
          <w:tcPr>
            <w:tcW w:w="525" w:type="pct"/>
            <w:shd w:val="clear" w:color="auto" w:fill="D9D9D9" w:themeFill="background1" w:themeFillShade="D9"/>
          </w:tcPr>
          <w:p w:rsidR="00A5524D" w:rsidRPr="00886213" w:rsidRDefault="00A5524D" w:rsidP="00886213">
            <w:pPr>
              <w:pStyle w:val="EYTableHeadings"/>
              <w:rPr>
                <w:sz w:val="16"/>
              </w:rPr>
            </w:pPr>
            <w:r w:rsidRPr="00886213">
              <w:rPr>
                <w:sz w:val="16"/>
              </w:rPr>
              <w:t>Req Parent</w:t>
            </w:r>
          </w:p>
        </w:tc>
        <w:tc>
          <w:tcPr>
            <w:tcW w:w="839" w:type="pct"/>
            <w:shd w:val="clear" w:color="auto" w:fill="D9D9D9" w:themeFill="background1" w:themeFillShade="D9"/>
          </w:tcPr>
          <w:p w:rsidR="00A5524D" w:rsidRPr="00886213" w:rsidRDefault="00A5524D" w:rsidP="00886213">
            <w:pPr>
              <w:pStyle w:val="EYTableHeadings"/>
              <w:rPr>
                <w:sz w:val="16"/>
              </w:rPr>
            </w:pPr>
            <w:r w:rsidRPr="00886213">
              <w:rPr>
                <w:sz w:val="16"/>
              </w:rPr>
              <w:t>Name</w:t>
            </w:r>
          </w:p>
        </w:tc>
        <w:tc>
          <w:tcPr>
            <w:tcW w:w="2882" w:type="pct"/>
            <w:shd w:val="clear" w:color="auto" w:fill="D9D9D9" w:themeFill="background1" w:themeFillShade="D9"/>
          </w:tcPr>
          <w:p w:rsidR="00A5524D" w:rsidRPr="00886213" w:rsidRDefault="00A5524D" w:rsidP="00886213">
            <w:pPr>
              <w:pStyle w:val="EYTableHeadings"/>
              <w:rPr>
                <w:sz w:val="16"/>
              </w:rPr>
            </w:pPr>
            <w:r w:rsidRPr="00886213">
              <w:rPr>
                <w:sz w:val="16"/>
              </w:rPr>
              <w:t>Description</w:t>
            </w:r>
          </w:p>
        </w:tc>
        <w:tc>
          <w:tcPr>
            <w:tcW w:w="448" w:type="pct"/>
            <w:shd w:val="clear" w:color="auto" w:fill="D9D9D9" w:themeFill="background1" w:themeFillShade="D9"/>
          </w:tcPr>
          <w:p w:rsidR="00A5524D" w:rsidRPr="00886213" w:rsidRDefault="00A5524D" w:rsidP="00886213">
            <w:pPr>
              <w:pStyle w:val="EYTableHeadings"/>
              <w:rPr>
                <w:sz w:val="16"/>
              </w:rPr>
            </w:pPr>
            <w:r>
              <w:rPr>
                <w:sz w:val="16"/>
              </w:rPr>
              <w:t>Phase</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LY-WC-EXT-001 Integration of audio &amp; video functionality when conferencing with internal correspondents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the integration of audio &amp; video functionality when conferencing with internal correspondents</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LY-WC-EXT-002 Integration of audio &amp; video functionality when conferencing with external federated correspondents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the integration of audio &amp; video functionality when conferencing with external federated correspondents</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LY-WC-EXT-003 External participants able to join web conferences hosted by EY users on Lync</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Authorised External participants shall be able to join web conferences hosted by EY users on Lync</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Federation</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877</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External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LY-WC-EXT-004 Full Availability of A/V when conferencing with Federated partners to all users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Full audio/visual shall be available to conferences with federated users </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Federation</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834</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LY-WC-INT-001 Initiate an internal web conference with other EY IM correspondents</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a user to initiate an internal web conference with other EY IM correspondents by clicking on the appropriate Business card icon.</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835</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LY-WC-INT-002 Enable dial out from the web conference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shall enable dial out from the web conference </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Phase 2</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836</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LY-WC-INT-003 Enable web based controls for audio (Mute, raise volume, etc) when dialling out from a conference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enable web based controls for audio (Mute, raise volume, etc) when dialling out from a conference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Phase 2</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2</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837</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LY-WC-INT-004 Ability to add audio-conferencing information into a web conferencing invite</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user shall be able to add audio-conferencing information into a web conferencing invite</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Requires Audi Conferencing</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F44A5C" w:rsidRPr="00D27256" w:rsidTr="00133D70">
        <w:trPr>
          <w:cantSplit/>
        </w:trPr>
        <w:tc>
          <w:tcPr>
            <w:tcW w:w="306"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838</w:t>
            </w:r>
          </w:p>
        </w:tc>
        <w:tc>
          <w:tcPr>
            <w:tcW w:w="525"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WC - Internal</w:t>
            </w:r>
          </w:p>
        </w:tc>
        <w:tc>
          <w:tcPr>
            <w:tcW w:w="839"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LY-WC-PARM-001 Provide warnings if an audio device is not working correctly</w:t>
            </w:r>
          </w:p>
        </w:tc>
        <w:tc>
          <w:tcPr>
            <w:tcW w:w="2882" w:type="pct"/>
            <w:shd w:val="clear" w:color="auto" w:fill="auto"/>
          </w:tcPr>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provide warnings if an audio device is not working correctly</w:t>
            </w:r>
          </w:p>
          <w:p w:rsidR="00F44A5C" w:rsidRPr="000657EE" w:rsidRDefault="00F44A5C" w:rsidP="00DF7346">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Parameter=DisablePoorDeviceWarnings Setting=Null</w:t>
            </w:r>
          </w:p>
        </w:tc>
        <w:tc>
          <w:tcPr>
            <w:tcW w:w="448" w:type="pct"/>
          </w:tcPr>
          <w:p w:rsidR="00F44A5C" w:rsidRPr="000657EE" w:rsidRDefault="00F44A5C" w:rsidP="00DF7346">
            <w:pPr>
              <w:keepNext/>
              <w:keepLines/>
              <w:rPr>
                <w:rStyle w:val="TDContents"/>
                <w:rFonts w:ascii="EYInterstate Light" w:hAnsi="EYInterstate Light"/>
                <w:sz w:val="20"/>
                <w:szCs w:val="20"/>
              </w:rPr>
            </w:pPr>
            <w:r>
              <w:rPr>
                <w:rFonts w:ascii="Arial" w:hAnsi="Arial" w:cs="Arial"/>
                <w:color w:val="000000"/>
                <w:sz w:val="20"/>
                <w:szCs w:val="20"/>
              </w:rPr>
              <w:t>Pilot</w:t>
            </w:r>
          </w:p>
        </w:tc>
      </w:tr>
    </w:tbl>
    <w:p w:rsidR="00B74B54" w:rsidRDefault="00B74B54" w:rsidP="00B74B54">
      <w:pPr>
        <w:pStyle w:val="EYBodyText"/>
      </w:pPr>
    </w:p>
    <w:p w:rsidR="00872D94" w:rsidRDefault="00872D94" w:rsidP="00872D94">
      <w:pPr>
        <w:pStyle w:val="EYHeading2"/>
        <w:rPr>
          <w:ins w:id="553" w:author="Ally Ward" w:date="2013-01-09T13:44:00Z"/>
        </w:rPr>
      </w:pPr>
      <w:ins w:id="554" w:author="Ally Ward" w:date="2013-01-09T13:44:00Z">
        <w:r>
          <w:t>Account Provisioning</w:t>
        </w:r>
      </w:ins>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872D94" w:rsidRPr="00D27256" w:rsidTr="00872D94">
        <w:trPr>
          <w:cantSplit/>
          <w:tblHeader/>
          <w:ins w:id="555" w:author="Ally Ward" w:date="2013-01-09T13:44:00Z"/>
        </w:trPr>
        <w:tc>
          <w:tcPr>
            <w:tcW w:w="306" w:type="pct"/>
            <w:shd w:val="clear" w:color="auto" w:fill="D9D9D9" w:themeFill="background1" w:themeFillShade="D9"/>
          </w:tcPr>
          <w:p w:rsidR="00872D94" w:rsidRPr="00886213" w:rsidRDefault="00872D94" w:rsidP="00872D94">
            <w:pPr>
              <w:pStyle w:val="EYTableHeadings"/>
              <w:rPr>
                <w:ins w:id="556" w:author="Ally Ward" w:date="2013-01-09T13:44:00Z"/>
                <w:sz w:val="16"/>
              </w:rPr>
            </w:pPr>
            <w:ins w:id="557" w:author="Ally Ward" w:date="2013-01-09T13:44:00Z">
              <w:r w:rsidRPr="00886213">
                <w:rPr>
                  <w:sz w:val="16"/>
                </w:rPr>
                <w:t>Req ID</w:t>
              </w:r>
            </w:ins>
          </w:p>
        </w:tc>
        <w:tc>
          <w:tcPr>
            <w:tcW w:w="525" w:type="pct"/>
            <w:shd w:val="clear" w:color="auto" w:fill="D9D9D9" w:themeFill="background1" w:themeFillShade="D9"/>
          </w:tcPr>
          <w:p w:rsidR="00872D94" w:rsidRPr="00886213" w:rsidRDefault="00872D94" w:rsidP="00872D94">
            <w:pPr>
              <w:pStyle w:val="EYTableHeadings"/>
              <w:rPr>
                <w:ins w:id="558" w:author="Ally Ward" w:date="2013-01-09T13:44:00Z"/>
                <w:sz w:val="16"/>
              </w:rPr>
            </w:pPr>
            <w:ins w:id="559" w:author="Ally Ward" w:date="2013-01-09T13:44:00Z">
              <w:r w:rsidRPr="00886213">
                <w:rPr>
                  <w:sz w:val="16"/>
                </w:rPr>
                <w:t>Req Parent</w:t>
              </w:r>
            </w:ins>
          </w:p>
        </w:tc>
        <w:tc>
          <w:tcPr>
            <w:tcW w:w="839" w:type="pct"/>
            <w:shd w:val="clear" w:color="auto" w:fill="D9D9D9" w:themeFill="background1" w:themeFillShade="D9"/>
          </w:tcPr>
          <w:p w:rsidR="00872D94" w:rsidRPr="00886213" w:rsidRDefault="00872D94" w:rsidP="00872D94">
            <w:pPr>
              <w:pStyle w:val="EYTableHeadings"/>
              <w:rPr>
                <w:ins w:id="560" w:author="Ally Ward" w:date="2013-01-09T13:44:00Z"/>
                <w:sz w:val="16"/>
              </w:rPr>
            </w:pPr>
            <w:ins w:id="561" w:author="Ally Ward" w:date="2013-01-09T13:44:00Z">
              <w:r w:rsidRPr="00886213">
                <w:rPr>
                  <w:sz w:val="16"/>
                </w:rPr>
                <w:t>Name</w:t>
              </w:r>
            </w:ins>
          </w:p>
        </w:tc>
        <w:tc>
          <w:tcPr>
            <w:tcW w:w="2882" w:type="pct"/>
            <w:shd w:val="clear" w:color="auto" w:fill="D9D9D9" w:themeFill="background1" w:themeFillShade="D9"/>
          </w:tcPr>
          <w:p w:rsidR="00872D94" w:rsidRPr="00886213" w:rsidRDefault="00872D94" w:rsidP="00872D94">
            <w:pPr>
              <w:pStyle w:val="EYTableHeadings"/>
              <w:rPr>
                <w:ins w:id="562" w:author="Ally Ward" w:date="2013-01-09T13:44:00Z"/>
                <w:sz w:val="16"/>
              </w:rPr>
            </w:pPr>
            <w:ins w:id="563" w:author="Ally Ward" w:date="2013-01-09T13:44:00Z">
              <w:r w:rsidRPr="00886213">
                <w:rPr>
                  <w:sz w:val="16"/>
                </w:rPr>
                <w:t>Description</w:t>
              </w:r>
            </w:ins>
          </w:p>
        </w:tc>
        <w:tc>
          <w:tcPr>
            <w:tcW w:w="448" w:type="pct"/>
            <w:shd w:val="clear" w:color="auto" w:fill="D9D9D9" w:themeFill="background1" w:themeFillShade="D9"/>
          </w:tcPr>
          <w:p w:rsidR="00872D94" w:rsidRPr="00886213" w:rsidRDefault="00872D94" w:rsidP="00872D94">
            <w:pPr>
              <w:pStyle w:val="EYTableHeadings"/>
              <w:rPr>
                <w:ins w:id="564" w:author="Ally Ward" w:date="2013-01-09T13:44:00Z"/>
                <w:sz w:val="16"/>
              </w:rPr>
            </w:pPr>
            <w:ins w:id="565" w:author="Ally Ward" w:date="2013-01-09T13:44:00Z">
              <w:r>
                <w:rPr>
                  <w:sz w:val="16"/>
                </w:rPr>
                <w:t>Phase</w:t>
              </w:r>
            </w:ins>
          </w:p>
        </w:tc>
      </w:tr>
      <w:tr w:rsidR="00872D94" w:rsidRPr="00D27256" w:rsidTr="00872D94">
        <w:trPr>
          <w:cantSplit/>
          <w:ins w:id="566" w:author="Ally Ward" w:date="2013-01-09T13:44:00Z"/>
        </w:trPr>
        <w:tc>
          <w:tcPr>
            <w:tcW w:w="306" w:type="pct"/>
            <w:shd w:val="clear" w:color="auto" w:fill="auto"/>
          </w:tcPr>
          <w:p w:rsidR="00872D94" w:rsidRPr="000657EE" w:rsidRDefault="00872D94" w:rsidP="00872D94">
            <w:pPr>
              <w:keepNext/>
              <w:keepLines/>
              <w:rPr>
                <w:ins w:id="567" w:author="Ally Ward" w:date="2013-01-09T13:44:00Z"/>
                <w:rStyle w:val="TDContents"/>
                <w:rFonts w:ascii="EYInterstate Light" w:hAnsi="EYInterstate Light"/>
                <w:sz w:val="20"/>
                <w:szCs w:val="20"/>
              </w:rPr>
            </w:pPr>
            <w:ins w:id="568" w:author="Ally Ward" w:date="2013-01-09T13:51:00Z">
              <w:r>
                <w:rPr>
                  <w:rFonts w:ascii="Arial" w:hAnsi="Arial" w:cs="Arial"/>
                  <w:color w:val="000000"/>
                  <w:sz w:val="20"/>
                  <w:szCs w:val="20"/>
                </w:rPr>
                <w:t>1110</w:t>
              </w:r>
            </w:ins>
          </w:p>
        </w:tc>
        <w:tc>
          <w:tcPr>
            <w:tcW w:w="525" w:type="pct"/>
            <w:shd w:val="clear" w:color="auto" w:fill="auto"/>
          </w:tcPr>
          <w:p w:rsidR="00872D94" w:rsidRPr="000657EE" w:rsidRDefault="00872D94" w:rsidP="00872D94">
            <w:pPr>
              <w:keepNext/>
              <w:keepLines/>
              <w:rPr>
                <w:ins w:id="569" w:author="Ally Ward" w:date="2013-01-09T13:44:00Z"/>
                <w:rStyle w:val="TDContents"/>
                <w:rFonts w:ascii="EYInterstate Light" w:hAnsi="EYInterstate Light"/>
                <w:sz w:val="20"/>
                <w:szCs w:val="20"/>
              </w:rPr>
            </w:pPr>
            <w:ins w:id="570"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571" w:author="Ally Ward" w:date="2013-01-09T13:44:00Z"/>
                <w:rStyle w:val="TDContents"/>
                <w:rFonts w:ascii="EYInterstate Light" w:hAnsi="EYInterstate Light"/>
                <w:sz w:val="20"/>
                <w:szCs w:val="20"/>
              </w:rPr>
            </w:pPr>
            <w:ins w:id="572" w:author="Ally Ward" w:date="2013-01-09T13:51:00Z">
              <w:r>
                <w:rPr>
                  <w:rFonts w:ascii="Arial" w:hAnsi="Arial" w:cs="Arial"/>
                  <w:color w:val="000000"/>
                  <w:sz w:val="20"/>
                  <w:szCs w:val="20"/>
                </w:rPr>
                <w:t>LY-AP-PE-001 New Joiner profile</w:t>
              </w:r>
            </w:ins>
          </w:p>
        </w:tc>
        <w:tc>
          <w:tcPr>
            <w:tcW w:w="2882" w:type="pct"/>
            <w:shd w:val="clear" w:color="auto" w:fill="auto"/>
          </w:tcPr>
          <w:p w:rsidR="00872D94" w:rsidRPr="000657EE" w:rsidRDefault="00872D94" w:rsidP="00872D94">
            <w:pPr>
              <w:keepNext/>
              <w:keepLines/>
              <w:rPr>
                <w:ins w:id="573" w:author="Ally Ward" w:date="2013-01-09T13:44:00Z"/>
                <w:rStyle w:val="TDContents"/>
                <w:rFonts w:ascii="EYInterstate Light" w:hAnsi="EYInterstate Light"/>
                <w:sz w:val="20"/>
                <w:szCs w:val="20"/>
              </w:rPr>
            </w:pPr>
            <w:ins w:id="574" w:author="Ally Ward" w:date="2013-01-09T13:51:00Z">
              <w:r>
                <w:rPr>
                  <w:rFonts w:ascii="Arial" w:hAnsi="Arial" w:cs="Arial"/>
                  <w:color w:val="000000"/>
                  <w:sz w:val="20"/>
                  <w:szCs w:val="20"/>
                </w:rPr>
                <w:t>New Joiner profile shall include Lync IM access Provisioning Requirement</w:t>
              </w:r>
            </w:ins>
          </w:p>
        </w:tc>
        <w:tc>
          <w:tcPr>
            <w:tcW w:w="448" w:type="pct"/>
          </w:tcPr>
          <w:p w:rsidR="00872D94" w:rsidRPr="000657EE" w:rsidRDefault="00872D94" w:rsidP="00872D94">
            <w:pPr>
              <w:keepNext/>
              <w:keepLines/>
              <w:rPr>
                <w:ins w:id="575" w:author="Ally Ward" w:date="2013-01-09T13:44:00Z"/>
                <w:rStyle w:val="TDContents"/>
                <w:rFonts w:ascii="EYInterstate Light" w:hAnsi="EYInterstate Light"/>
                <w:sz w:val="20"/>
                <w:szCs w:val="20"/>
              </w:rPr>
            </w:pPr>
            <w:ins w:id="576" w:author="Ally Ward" w:date="2013-01-09T13:51:00Z">
              <w:r>
                <w:rPr>
                  <w:rFonts w:ascii="Arial" w:hAnsi="Arial" w:cs="Arial"/>
                  <w:color w:val="000000"/>
                  <w:sz w:val="20"/>
                  <w:szCs w:val="20"/>
                </w:rPr>
                <w:t>Pilot</w:t>
              </w:r>
            </w:ins>
          </w:p>
        </w:tc>
      </w:tr>
      <w:tr w:rsidR="00872D94" w:rsidRPr="00D27256" w:rsidTr="00872D94">
        <w:trPr>
          <w:cantSplit/>
          <w:ins w:id="577" w:author="Ally Ward" w:date="2013-01-09T13:50:00Z"/>
        </w:trPr>
        <w:tc>
          <w:tcPr>
            <w:tcW w:w="306" w:type="pct"/>
            <w:shd w:val="clear" w:color="auto" w:fill="auto"/>
          </w:tcPr>
          <w:p w:rsidR="00872D94" w:rsidRPr="000657EE" w:rsidRDefault="00872D94" w:rsidP="00872D94">
            <w:pPr>
              <w:keepNext/>
              <w:keepLines/>
              <w:rPr>
                <w:ins w:id="578" w:author="Ally Ward" w:date="2013-01-09T13:50:00Z"/>
                <w:rStyle w:val="TDContents"/>
                <w:rFonts w:ascii="EYInterstate Light" w:hAnsi="EYInterstate Light"/>
                <w:sz w:val="20"/>
                <w:szCs w:val="20"/>
              </w:rPr>
            </w:pPr>
            <w:ins w:id="579" w:author="Ally Ward" w:date="2013-01-09T13:51:00Z">
              <w:r>
                <w:rPr>
                  <w:rFonts w:ascii="Arial" w:hAnsi="Arial" w:cs="Arial"/>
                  <w:color w:val="000000"/>
                  <w:sz w:val="20"/>
                  <w:szCs w:val="20"/>
                </w:rPr>
                <w:t>1111</w:t>
              </w:r>
            </w:ins>
          </w:p>
        </w:tc>
        <w:tc>
          <w:tcPr>
            <w:tcW w:w="525" w:type="pct"/>
            <w:shd w:val="clear" w:color="auto" w:fill="auto"/>
          </w:tcPr>
          <w:p w:rsidR="00872D94" w:rsidRPr="000657EE" w:rsidRDefault="00872D94" w:rsidP="00872D94">
            <w:pPr>
              <w:keepNext/>
              <w:keepLines/>
              <w:rPr>
                <w:ins w:id="580" w:author="Ally Ward" w:date="2013-01-09T13:50:00Z"/>
                <w:rStyle w:val="TDContents"/>
                <w:rFonts w:ascii="EYInterstate Light" w:hAnsi="EYInterstate Light"/>
                <w:sz w:val="20"/>
                <w:szCs w:val="20"/>
              </w:rPr>
            </w:pPr>
            <w:ins w:id="581"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582" w:author="Ally Ward" w:date="2013-01-09T13:50:00Z"/>
                <w:rStyle w:val="TDContents"/>
                <w:rFonts w:ascii="EYInterstate Light" w:hAnsi="EYInterstate Light"/>
                <w:sz w:val="20"/>
                <w:szCs w:val="20"/>
              </w:rPr>
            </w:pPr>
            <w:ins w:id="583" w:author="Ally Ward" w:date="2013-01-09T13:51:00Z">
              <w:r>
                <w:rPr>
                  <w:rFonts w:ascii="Arial" w:hAnsi="Arial" w:cs="Arial"/>
                  <w:color w:val="000000"/>
                  <w:sz w:val="20"/>
                  <w:szCs w:val="20"/>
                </w:rPr>
                <w:t>LY-AP-PE-002 Access Lync IM client without need for any additional provisioning</w:t>
              </w:r>
            </w:ins>
          </w:p>
        </w:tc>
        <w:tc>
          <w:tcPr>
            <w:tcW w:w="2882" w:type="pct"/>
            <w:shd w:val="clear" w:color="auto" w:fill="auto"/>
          </w:tcPr>
          <w:p w:rsidR="00872D94" w:rsidRPr="000657EE" w:rsidRDefault="00872D94" w:rsidP="00872D94">
            <w:pPr>
              <w:keepNext/>
              <w:keepLines/>
              <w:rPr>
                <w:ins w:id="584" w:author="Ally Ward" w:date="2013-01-09T13:50:00Z"/>
                <w:rStyle w:val="TDContents"/>
                <w:rFonts w:ascii="EYInterstate Light" w:hAnsi="EYInterstate Light"/>
                <w:sz w:val="20"/>
                <w:szCs w:val="20"/>
              </w:rPr>
            </w:pPr>
            <w:ins w:id="585" w:author="Ally Ward" w:date="2013-01-09T13:51:00Z">
              <w:r>
                <w:rPr>
                  <w:rFonts w:ascii="Arial" w:hAnsi="Arial" w:cs="Arial"/>
                  <w:color w:val="000000"/>
                  <w:sz w:val="20"/>
                  <w:szCs w:val="20"/>
                </w:rPr>
                <w:t>During the migration period EY employees shall be able to access Lync IM client without need for any additional provisioning</w:t>
              </w:r>
            </w:ins>
          </w:p>
        </w:tc>
        <w:tc>
          <w:tcPr>
            <w:tcW w:w="448" w:type="pct"/>
          </w:tcPr>
          <w:p w:rsidR="00872D94" w:rsidRDefault="00872D94" w:rsidP="00872D94">
            <w:pPr>
              <w:keepNext/>
              <w:keepLines/>
              <w:rPr>
                <w:ins w:id="586" w:author="Ally Ward" w:date="2013-01-09T13:50:00Z"/>
                <w:rFonts w:ascii="Arial" w:hAnsi="Arial" w:cs="Arial"/>
                <w:color w:val="000000"/>
                <w:sz w:val="20"/>
                <w:szCs w:val="20"/>
              </w:rPr>
            </w:pPr>
            <w:ins w:id="587" w:author="Ally Ward" w:date="2013-01-09T13:51:00Z">
              <w:r>
                <w:rPr>
                  <w:rFonts w:ascii="Arial" w:hAnsi="Arial" w:cs="Arial"/>
                  <w:color w:val="000000"/>
                  <w:sz w:val="20"/>
                  <w:szCs w:val="20"/>
                </w:rPr>
                <w:t>Pilot</w:t>
              </w:r>
            </w:ins>
          </w:p>
        </w:tc>
      </w:tr>
      <w:tr w:rsidR="00872D94" w:rsidRPr="00D27256" w:rsidTr="00872D94">
        <w:trPr>
          <w:cantSplit/>
          <w:ins w:id="588" w:author="Ally Ward" w:date="2013-01-09T13:50:00Z"/>
        </w:trPr>
        <w:tc>
          <w:tcPr>
            <w:tcW w:w="306" w:type="pct"/>
            <w:shd w:val="clear" w:color="auto" w:fill="auto"/>
          </w:tcPr>
          <w:p w:rsidR="00872D94" w:rsidRPr="000657EE" w:rsidRDefault="00872D94" w:rsidP="00872D94">
            <w:pPr>
              <w:keepNext/>
              <w:keepLines/>
              <w:rPr>
                <w:ins w:id="589" w:author="Ally Ward" w:date="2013-01-09T13:50:00Z"/>
                <w:rStyle w:val="TDContents"/>
                <w:rFonts w:ascii="EYInterstate Light" w:hAnsi="EYInterstate Light"/>
                <w:sz w:val="20"/>
                <w:szCs w:val="20"/>
              </w:rPr>
            </w:pPr>
            <w:ins w:id="590" w:author="Ally Ward" w:date="2013-01-09T13:51:00Z">
              <w:r>
                <w:rPr>
                  <w:rFonts w:ascii="Arial" w:hAnsi="Arial" w:cs="Arial"/>
                  <w:color w:val="000000"/>
                  <w:sz w:val="20"/>
                  <w:szCs w:val="20"/>
                </w:rPr>
                <w:t>1112</w:t>
              </w:r>
            </w:ins>
          </w:p>
        </w:tc>
        <w:tc>
          <w:tcPr>
            <w:tcW w:w="525" w:type="pct"/>
            <w:shd w:val="clear" w:color="auto" w:fill="auto"/>
          </w:tcPr>
          <w:p w:rsidR="00872D94" w:rsidRPr="000657EE" w:rsidRDefault="00872D94" w:rsidP="00872D94">
            <w:pPr>
              <w:keepNext/>
              <w:keepLines/>
              <w:rPr>
                <w:ins w:id="591" w:author="Ally Ward" w:date="2013-01-09T13:50:00Z"/>
                <w:rStyle w:val="TDContents"/>
                <w:rFonts w:ascii="EYInterstate Light" w:hAnsi="EYInterstate Light"/>
                <w:sz w:val="20"/>
                <w:szCs w:val="20"/>
              </w:rPr>
            </w:pPr>
            <w:ins w:id="592"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593" w:author="Ally Ward" w:date="2013-01-09T13:50:00Z"/>
                <w:rStyle w:val="TDContents"/>
                <w:rFonts w:ascii="EYInterstate Light" w:hAnsi="EYInterstate Light"/>
                <w:sz w:val="20"/>
                <w:szCs w:val="20"/>
              </w:rPr>
            </w:pPr>
            <w:ins w:id="594" w:author="Ally Ward" w:date="2013-01-09T13:51:00Z">
              <w:r>
                <w:rPr>
                  <w:rFonts w:ascii="Arial" w:hAnsi="Arial" w:cs="Arial"/>
                  <w:color w:val="000000"/>
                  <w:sz w:val="20"/>
                  <w:szCs w:val="20"/>
                </w:rPr>
                <w:t>LY-AP-PE-003 User Provisioning - AD Sync process</w:t>
              </w:r>
            </w:ins>
          </w:p>
        </w:tc>
        <w:tc>
          <w:tcPr>
            <w:tcW w:w="2882" w:type="pct"/>
            <w:shd w:val="clear" w:color="auto" w:fill="auto"/>
          </w:tcPr>
          <w:p w:rsidR="00872D94" w:rsidRPr="000657EE" w:rsidRDefault="00872D94" w:rsidP="00872D94">
            <w:pPr>
              <w:keepNext/>
              <w:keepLines/>
              <w:rPr>
                <w:ins w:id="595" w:author="Ally Ward" w:date="2013-01-09T13:50:00Z"/>
                <w:rStyle w:val="TDContents"/>
                <w:rFonts w:ascii="EYInterstate Light" w:hAnsi="EYInterstate Light"/>
                <w:sz w:val="20"/>
                <w:szCs w:val="20"/>
              </w:rPr>
            </w:pPr>
            <w:ins w:id="596" w:author="Ally Ward" w:date="2013-01-09T13:51:00Z">
              <w:r>
                <w:rPr>
                  <w:rFonts w:ascii="Arial" w:hAnsi="Arial" w:cs="Arial"/>
                  <w:color w:val="000000"/>
                  <w:sz w:val="20"/>
                  <w:szCs w:val="20"/>
                </w:rPr>
                <w:t>The system shall create user accounts   necessary for Lync  in the resource  forest and synchronise all relevant AD Attributes  between EY and the Lync AD forests Note Design consideration for the UM Synchronisation with O365 will be taken into account whilst reviewing  the design aspects for this solution.</w:t>
              </w:r>
            </w:ins>
          </w:p>
        </w:tc>
        <w:tc>
          <w:tcPr>
            <w:tcW w:w="448" w:type="pct"/>
          </w:tcPr>
          <w:p w:rsidR="00872D94" w:rsidRDefault="00872D94" w:rsidP="00872D94">
            <w:pPr>
              <w:keepNext/>
              <w:keepLines/>
              <w:rPr>
                <w:ins w:id="597" w:author="Ally Ward" w:date="2013-01-09T13:50:00Z"/>
                <w:rFonts w:ascii="Arial" w:hAnsi="Arial" w:cs="Arial"/>
                <w:color w:val="000000"/>
                <w:sz w:val="20"/>
                <w:szCs w:val="20"/>
              </w:rPr>
            </w:pPr>
            <w:ins w:id="598" w:author="Ally Ward" w:date="2013-01-09T13:51:00Z">
              <w:r>
                <w:rPr>
                  <w:rFonts w:ascii="Arial" w:hAnsi="Arial" w:cs="Arial"/>
                  <w:color w:val="000000"/>
                  <w:sz w:val="20"/>
                  <w:szCs w:val="20"/>
                </w:rPr>
                <w:t>Pilot</w:t>
              </w:r>
            </w:ins>
          </w:p>
        </w:tc>
      </w:tr>
      <w:tr w:rsidR="00872D94" w:rsidRPr="00D27256" w:rsidTr="00872D94">
        <w:trPr>
          <w:cantSplit/>
          <w:ins w:id="599" w:author="Ally Ward" w:date="2013-01-09T13:50:00Z"/>
        </w:trPr>
        <w:tc>
          <w:tcPr>
            <w:tcW w:w="306" w:type="pct"/>
            <w:shd w:val="clear" w:color="auto" w:fill="auto"/>
          </w:tcPr>
          <w:p w:rsidR="00872D94" w:rsidRPr="000657EE" w:rsidRDefault="00872D94" w:rsidP="00872D94">
            <w:pPr>
              <w:keepNext/>
              <w:keepLines/>
              <w:rPr>
                <w:ins w:id="600" w:author="Ally Ward" w:date="2013-01-09T13:50:00Z"/>
                <w:rStyle w:val="TDContents"/>
                <w:rFonts w:ascii="EYInterstate Light" w:hAnsi="EYInterstate Light"/>
                <w:sz w:val="20"/>
                <w:szCs w:val="20"/>
              </w:rPr>
            </w:pPr>
            <w:ins w:id="601" w:author="Ally Ward" w:date="2013-01-09T13:51:00Z">
              <w:r>
                <w:rPr>
                  <w:rFonts w:ascii="Arial" w:hAnsi="Arial" w:cs="Arial"/>
                  <w:color w:val="000000"/>
                  <w:sz w:val="20"/>
                  <w:szCs w:val="20"/>
                </w:rPr>
                <w:t>1113</w:t>
              </w:r>
            </w:ins>
          </w:p>
        </w:tc>
        <w:tc>
          <w:tcPr>
            <w:tcW w:w="525" w:type="pct"/>
            <w:shd w:val="clear" w:color="auto" w:fill="auto"/>
          </w:tcPr>
          <w:p w:rsidR="00872D94" w:rsidRPr="000657EE" w:rsidRDefault="00872D94" w:rsidP="00872D94">
            <w:pPr>
              <w:keepNext/>
              <w:keepLines/>
              <w:rPr>
                <w:ins w:id="602" w:author="Ally Ward" w:date="2013-01-09T13:50:00Z"/>
                <w:rStyle w:val="TDContents"/>
                <w:rFonts w:ascii="EYInterstate Light" w:hAnsi="EYInterstate Light"/>
                <w:sz w:val="20"/>
                <w:szCs w:val="20"/>
              </w:rPr>
            </w:pPr>
            <w:ins w:id="603"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04" w:author="Ally Ward" w:date="2013-01-09T13:50:00Z"/>
                <w:rStyle w:val="TDContents"/>
                <w:rFonts w:ascii="EYInterstate Light" w:hAnsi="EYInterstate Light"/>
                <w:sz w:val="20"/>
                <w:szCs w:val="20"/>
              </w:rPr>
            </w:pPr>
            <w:ins w:id="605" w:author="Ally Ward" w:date="2013-01-09T13:51:00Z">
              <w:r>
                <w:rPr>
                  <w:rFonts w:ascii="Arial" w:hAnsi="Arial" w:cs="Arial"/>
                  <w:color w:val="000000"/>
                  <w:sz w:val="20"/>
                  <w:szCs w:val="20"/>
                </w:rPr>
                <w:t>LY-AP-PE-004 User Provisioning - by office</w:t>
              </w:r>
            </w:ins>
          </w:p>
        </w:tc>
        <w:tc>
          <w:tcPr>
            <w:tcW w:w="2882" w:type="pct"/>
            <w:shd w:val="clear" w:color="auto" w:fill="auto"/>
          </w:tcPr>
          <w:p w:rsidR="00872D94" w:rsidRPr="000657EE" w:rsidRDefault="00872D94" w:rsidP="00872D94">
            <w:pPr>
              <w:keepNext/>
              <w:keepLines/>
              <w:rPr>
                <w:ins w:id="606" w:author="Ally Ward" w:date="2013-01-09T13:50:00Z"/>
                <w:rStyle w:val="TDContents"/>
                <w:rFonts w:ascii="EYInterstate Light" w:hAnsi="EYInterstate Light"/>
                <w:sz w:val="20"/>
                <w:szCs w:val="20"/>
              </w:rPr>
            </w:pPr>
            <w:ins w:id="607" w:author="Ally Ward" w:date="2013-01-09T13:51:00Z">
              <w:r>
                <w:rPr>
                  <w:rFonts w:ascii="Arial" w:hAnsi="Arial" w:cs="Arial"/>
                  <w:color w:val="000000"/>
                  <w:sz w:val="20"/>
                  <w:szCs w:val="20"/>
                </w:rPr>
                <w:t>The system shall be able to provision additional policies for a sub-set of users based on location  in the HR system E.g.  - Enterprise Voice in an office for SBA enablement - Federation in a country or by service line</w:t>
              </w:r>
            </w:ins>
          </w:p>
        </w:tc>
        <w:tc>
          <w:tcPr>
            <w:tcW w:w="448" w:type="pct"/>
          </w:tcPr>
          <w:p w:rsidR="00872D94" w:rsidRDefault="00872D94" w:rsidP="00872D94">
            <w:pPr>
              <w:keepNext/>
              <w:keepLines/>
              <w:rPr>
                <w:ins w:id="608" w:author="Ally Ward" w:date="2013-01-09T13:50:00Z"/>
                <w:rFonts w:ascii="Arial" w:hAnsi="Arial" w:cs="Arial"/>
                <w:color w:val="000000"/>
                <w:sz w:val="20"/>
                <w:szCs w:val="20"/>
              </w:rPr>
            </w:pPr>
            <w:ins w:id="609" w:author="Ally Ward" w:date="2013-01-09T13:51:00Z">
              <w:r>
                <w:rPr>
                  <w:rFonts w:ascii="Arial" w:hAnsi="Arial" w:cs="Arial"/>
                  <w:color w:val="000000"/>
                  <w:sz w:val="20"/>
                  <w:szCs w:val="20"/>
                </w:rPr>
                <w:t>Pilot</w:t>
              </w:r>
            </w:ins>
          </w:p>
        </w:tc>
      </w:tr>
      <w:tr w:rsidR="00872D94" w:rsidRPr="00D27256" w:rsidTr="00872D94">
        <w:trPr>
          <w:cantSplit/>
          <w:ins w:id="610" w:author="Ally Ward" w:date="2013-01-09T13:50:00Z"/>
        </w:trPr>
        <w:tc>
          <w:tcPr>
            <w:tcW w:w="306" w:type="pct"/>
            <w:shd w:val="clear" w:color="auto" w:fill="auto"/>
          </w:tcPr>
          <w:p w:rsidR="00872D94" w:rsidRPr="000657EE" w:rsidRDefault="00872D94" w:rsidP="00872D94">
            <w:pPr>
              <w:keepNext/>
              <w:keepLines/>
              <w:rPr>
                <w:ins w:id="611" w:author="Ally Ward" w:date="2013-01-09T13:50:00Z"/>
                <w:rStyle w:val="TDContents"/>
                <w:rFonts w:ascii="EYInterstate Light" w:hAnsi="EYInterstate Light"/>
                <w:sz w:val="20"/>
                <w:szCs w:val="20"/>
              </w:rPr>
            </w:pPr>
            <w:ins w:id="612" w:author="Ally Ward" w:date="2013-01-09T13:51:00Z">
              <w:r>
                <w:rPr>
                  <w:rFonts w:ascii="Arial" w:hAnsi="Arial" w:cs="Arial"/>
                  <w:color w:val="000000"/>
                  <w:sz w:val="20"/>
                  <w:szCs w:val="20"/>
                </w:rPr>
                <w:t>1114</w:t>
              </w:r>
            </w:ins>
          </w:p>
        </w:tc>
        <w:tc>
          <w:tcPr>
            <w:tcW w:w="525" w:type="pct"/>
            <w:shd w:val="clear" w:color="auto" w:fill="auto"/>
          </w:tcPr>
          <w:p w:rsidR="00872D94" w:rsidRPr="000657EE" w:rsidRDefault="00872D94" w:rsidP="00872D94">
            <w:pPr>
              <w:keepNext/>
              <w:keepLines/>
              <w:rPr>
                <w:ins w:id="613" w:author="Ally Ward" w:date="2013-01-09T13:50:00Z"/>
                <w:rStyle w:val="TDContents"/>
                <w:rFonts w:ascii="EYInterstate Light" w:hAnsi="EYInterstate Light"/>
                <w:sz w:val="20"/>
                <w:szCs w:val="20"/>
              </w:rPr>
            </w:pPr>
            <w:ins w:id="614"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15" w:author="Ally Ward" w:date="2013-01-09T13:50:00Z"/>
                <w:rStyle w:val="TDContents"/>
                <w:rFonts w:ascii="EYInterstate Light" w:hAnsi="EYInterstate Light"/>
                <w:sz w:val="20"/>
                <w:szCs w:val="20"/>
              </w:rPr>
            </w:pPr>
            <w:ins w:id="616" w:author="Ally Ward" w:date="2013-01-09T13:51:00Z">
              <w:r>
                <w:rPr>
                  <w:rFonts w:ascii="Arial" w:hAnsi="Arial" w:cs="Arial"/>
                  <w:color w:val="000000"/>
                  <w:sz w:val="20"/>
                  <w:szCs w:val="20"/>
                </w:rPr>
                <w:t>LY-AP-PE-005 User Provisioning - Not permitted Lync</w:t>
              </w:r>
            </w:ins>
          </w:p>
        </w:tc>
        <w:tc>
          <w:tcPr>
            <w:tcW w:w="2882" w:type="pct"/>
            <w:shd w:val="clear" w:color="auto" w:fill="auto"/>
          </w:tcPr>
          <w:p w:rsidR="00872D94" w:rsidRPr="000657EE" w:rsidRDefault="00872D94" w:rsidP="00872D94">
            <w:pPr>
              <w:keepNext/>
              <w:keepLines/>
              <w:rPr>
                <w:ins w:id="617" w:author="Ally Ward" w:date="2013-01-09T13:50:00Z"/>
                <w:rStyle w:val="TDContents"/>
                <w:rFonts w:ascii="EYInterstate Light" w:hAnsi="EYInterstate Light"/>
                <w:sz w:val="20"/>
                <w:szCs w:val="20"/>
              </w:rPr>
            </w:pPr>
            <w:ins w:id="618" w:author="Ally Ward" w:date="2013-01-09T13:51:00Z">
              <w:r>
                <w:rPr>
                  <w:rFonts w:ascii="Arial" w:hAnsi="Arial" w:cs="Arial"/>
                  <w:color w:val="000000"/>
                  <w:sz w:val="20"/>
                  <w:szCs w:val="20"/>
                </w:rPr>
                <w:t>The system shall provide a manual override for users who are not permitted Lync</w:t>
              </w:r>
            </w:ins>
          </w:p>
        </w:tc>
        <w:tc>
          <w:tcPr>
            <w:tcW w:w="448" w:type="pct"/>
          </w:tcPr>
          <w:p w:rsidR="00872D94" w:rsidRDefault="00872D94" w:rsidP="00872D94">
            <w:pPr>
              <w:keepNext/>
              <w:keepLines/>
              <w:rPr>
                <w:ins w:id="619" w:author="Ally Ward" w:date="2013-01-09T13:50:00Z"/>
                <w:rFonts w:ascii="Arial" w:hAnsi="Arial" w:cs="Arial"/>
                <w:color w:val="000000"/>
                <w:sz w:val="20"/>
                <w:szCs w:val="20"/>
              </w:rPr>
            </w:pPr>
            <w:ins w:id="620" w:author="Ally Ward" w:date="2013-01-09T13:51:00Z">
              <w:r>
                <w:rPr>
                  <w:rFonts w:ascii="Arial" w:hAnsi="Arial" w:cs="Arial"/>
                  <w:color w:val="000000"/>
                  <w:sz w:val="20"/>
                  <w:szCs w:val="20"/>
                </w:rPr>
                <w:t>Pilot</w:t>
              </w:r>
            </w:ins>
          </w:p>
        </w:tc>
      </w:tr>
      <w:tr w:rsidR="00872D94" w:rsidRPr="00D27256" w:rsidTr="00872D94">
        <w:trPr>
          <w:cantSplit/>
          <w:ins w:id="621" w:author="Ally Ward" w:date="2013-01-09T13:50:00Z"/>
        </w:trPr>
        <w:tc>
          <w:tcPr>
            <w:tcW w:w="306" w:type="pct"/>
            <w:shd w:val="clear" w:color="auto" w:fill="auto"/>
          </w:tcPr>
          <w:p w:rsidR="00872D94" w:rsidRPr="000657EE" w:rsidRDefault="00872D94" w:rsidP="00872D94">
            <w:pPr>
              <w:keepNext/>
              <w:keepLines/>
              <w:rPr>
                <w:ins w:id="622" w:author="Ally Ward" w:date="2013-01-09T13:50:00Z"/>
                <w:rStyle w:val="TDContents"/>
                <w:rFonts w:ascii="EYInterstate Light" w:hAnsi="EYInterstate Light"/>
                <w:sz w:val="20"/>
                <w:szCs w:val="20"/>
              </w:rPr>
            </w:pPr>
            <w:ins w:id="623" w:author="Ally Ward" w:date="2013-01-09T13:51:00Z">
              <w:r>
                <w:rPr>
                  <w:rFonts w:ascii="Arial" w:hAnsi="Arial" w:cs="Arial"/>
                  <w:color w:val="000000"/>
                  <w:sz w:val="20"/>
                  <w:szCs w:val="20"/>
                </w:rPr>
                <w:t>1115</w:t>
              </w:r>
            </w:ins>
          </w:p>
        </w:tc>
        <w:tc>
          <w:tcPr>
            <w:tcW w:w="525" w:type="pct"/>
            <w:shd w:val="clear" w:color="auto" w:fill="auto"/>
          </w:tcPr>
          <w:p w:rsidR="00872D94" w:rsidRPr="000657EE" w:rsidRDefault="00872D94" w:rsidP="00872D94">
            <w:pPr>
              <w:keepNext/>
              <w:keepLines/>
              <w:rPr>
                <w:ins w:id="624" w:author="Ally Ward" w:date="2013-01-09T13:50:00Z"/>
                <w:rStyle w:val="TDContents"/>
                <w:rFonts w:ascii="EYInterstate Light" w:hAnsi="EYInterstate Light"/>
                <w:sz w:val="20"/>
                <w:szCs w:val="20"/>
              </w:rPr>
            </w:pPr>
            <w:ins w:id="625"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26" w:author="Ally Ward" w:date="2013-01-09T13:50:00Z"/>
                <w:rStyle w:val="TDContents"/>
                <w:rFonts w:ascii="EYInterstate Light" w:hAnsi="EYInterstate Light"/>
                <w:sz w:val="20"/>
                <w:szCs w:val="20"/>
              </w:rPr>
            </w:pPr>
            <w:ins w:id="627" w:author="Ally Ward" w:date="2013-01-09T13:51:00Z">
              <w:r>
                <w:rPr>
                  <w:rFonts w:ascii="Arial" w:hAnsi="Arial" w:cs="Arial"/>
                  <w:color w:val="000000"/>
                  <w:sz w:val="20"/>
                  <w:szCs w:val="20"/>
                </w:rPr>
                <w:t>LY-AP-PE-006 User Provisioning - based on AD features provision policies</w:t>
              </w:r>
            </w:ins>
          </w:p>
        </w:tc>
        <w:tc>
          <w:tcPr>
            <w:tcW w:w="2882" w:type="pct"/>
            <w:shd w:val="clear" w:color="auto" w:fill="auto"/>
          </w:tcPr>
          <w:p w:rsidR="00872D94" w:rsidRPr="000657EE" w:rsidRDefault="00872D94" w:rsidP="00872D94">
            <w:pPr>
              <w:keepNext/>
              <w:keepLines/>
              <w:rPr>
                <w:ins w:id="628" w:author="Ally Ward" w:date="2013-01-09T13:50:00Z"/>
                <w:rStyle w:val="TDContents"/>
                <w:rFonts w:ascii="EYInterstate Light" w:hAnsi="EYInterstate Light"/>
                <w:sz w:val="20"/>
                <w:szCs w:val="20"/>
              </w:rPr>
            </w:pPr>
            <w:ins w:id="629" w:author="Ally Ward" w:date="2013-01-09T13:51:00Z">
              <w:r>
                <w:rPr>
                  <w:rFonts w:ascii="Arial" w:hAnsi="Arial" w:cs="Arial"/>
                  <w:color w:val="000000"/>
                  <w:sz w:val="20"/>
                  <w:szCs w:val="20"/>
                </w:rPr>
                <w:t>The ID Sync Solution shall populate attributes to drive policy assignment</w:t>
              </w:r>
            </w:ins>
          </w:p>
        </w:tc>
        <w:tc>
          <w:tcPr>
            <w:tcW w:w="448" w:type="pct"/>
          </w:tcPr>
          <w:p w:rsidR="00872D94" w:rsidRDefault="00872D94" w:rsidP="00872D94">
            <w:pPr>
              <w:keepNext/>
              <w:keepLines/>
              <w:rPr>
                <w:ins w:id="630" w:author="Ally Ward" w:date="2013-01-09T13:50:00Z"/>
                <w:rFonts w:ascii="Arial" w:hAnsi="Arial" w:cs="Arial"/>
                <w:color w:val="000000"/>
                <w:sz w:val="20"/>
                <w:szCs w:val="20"/>
              </w:rPr>
            </w:pPr>
            <w:ins w:id="631" w:author="Ally Ward" w:date="2013-01-09T13:51:00Z">
              <w:r>
                <w:rPr>
                  <w:rFonts w:ascii="Arial" w:hAnsi="Arial" w:cs="Arial"/>
                  <w:color w:val="000000"/>
                  <w:sz w:val="20"/>
                  <w:szCs w:val="20"/>
                </w:rPr>
                <w:t>Pilot</w:t>
              </w:r>
            </w:ins>
          </w:p>
        </w:tc>
      </w:tr>
      <w:tr w:rsidR="00872D94" w:rsidRPr="00D27256" w:rsidTr="00872D94">
        <w:trPr>
          <w:cantSplit/>
          <w:ins w:id="632" w:author="Ally Ward" w:date="2013-01-09T13:50:00Z"/>
        </w:trPr>
        <w:tc>
          <w:tcPr>
            <w:tcW w:w="306" w:type="pct"/>
            <w:shd w:val="clear" w:color="auto" w:fill="auto"/>
          </w:tcPr>
          <w:p w:rsidR="00872D94" w:rsidRPr="000657EE" w:rsidRDefault="00872D94" w:rsidP="00872D94">
            <w:pPr>
              <w:keepNext/>
              <w:keepLines/>
              <w:rPr>
                <w:ins w:id="633" w:author="Ally Ward" w:date="2013-01-09T13:50:00Z"/>
                <w:rStyle w:val="TDContents"/>
                <w:rFonts w:ascii="EYInterstate Light" w:hAnsi="EYInterstate Light"/>
                <w:sz w:val="20"/>
                <w:szCs w:val="20"/>
              </w:rPr>
            </w:pPr>
            <w:ins w:id="634" w:author="Ally Ward" w:date="2013-01-09T13:51:00Z">
              <w:r>
                <w:rPr>
                  <w:rFonts w:ascii="Arial" w:hAnsi="Arial" w:cs="Arial"/>
                  <w:color w:val="000000"/>
                  <w:sz w:val="20"/>
                  <w:szCs w:val="20"/>
                </w:rPr>
                <w:t>1116</w:t>
              </w:r>
            </w:ins>
          </w:p>
        </w:tc>
        <w:tc>
          <w:tcPr>
            <w:tcW w:w="525" w:type="pct"/>
            <w:shd w:val="clear" w:color="auto" w:fill="auto"/>
          </w:tcPr>
          <w:p w:rsidR="00872D94" w:rsidRPr="000657EE" w:rsidRDefault="00872D94" w:rsidP="00872D94">
            <w:pPr>
              <w:keepNext/>
              <w:keepLines/>
              <w:rPr>
                <w:ins w:id="635" w:author="Ally Ward" w:date="2013-01-09T13:50:00Z"/>
                <w:rStyle w:val="TDContents"/>
                <w:rFonts w:ascii="EYInterstate Light" w:hAnsi="EYInterstate Light"/>
                <w:sz w:val="20"/>
                <w:szCs w:val="20"/>
              </w:rPr>
            </w:pPr>
            <w:ins w:id="636"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37" w:author="Ally Ward" w:date="2013-01-09T13:50:00Z"/>
                <w:rStyle w:val="TDContents"/>
                <w:rFonts w:ascii="EYInterstate Light" w:hAnsi="EYInterstate Light"/>
                <w:sz w:val="20"/>
                <w:szCs w:val="20"/>
              </w:rPr>
            </w:pPr>
            <w:ins w:id="638" w:author="Ally Ward" w:date="2013-01-09T13:51:00Z">
              <w:r>
                <w:rPr>
                  <w:rFonts w:ascii="Arial" w:hAnsi="Arial" w:cs="Arial"/>
                  <w:color w:val="000000"/>
                  <w:sz w:val="20"/>
                  <w:szCs w:val="20"/>
                </w:rPr>
                <w:t>LY-AP-PE-007 User provisioning - dial plans</w:t>
              </w:r>
            </w:ins>
          </w:p>
        </w:tc>
        <w:tc>
          <w:tcPr>
            <w:tcW w:w="2882" w:type="pct"/>
            <w:shd w:val="clear" w:color="auto" w:fill="auto"/>
          </w:tcPr>
          <w:p w:rsidR="00872D94" w:rsidRPr="000657EE" w:rsidRDefault="00872D94" w:rsidP="00872D94">
            <w:pPr>
              <w:keepNext/>
              <w:keepLines/>
              <w:rPr>
                <w:ins w:id="639" w:author="Ally Ward" w:date="2013-01-09T13:50:00Z"/>
                <w:rStyle w:val="TDContents"/>
                <w:rFonts w:ascii="EYInterstate Light" w:hAnsi="EYInterstate Light"/>
                <w:sz w:val="20"/>
                <w:szCs w:val="20"/>
              </w:rPr>
            </w:pPr>
            <w:ins w:id="640" w:author="Ally Ward" w:date="2013-01-09T13:51:00Z">
              <w:r>
                <w:rPr>
                  <w:rFonts w:ascii="Arial" w:hAnsi="Arial" w:cs="Arial"/>
                  <w:color w:val="000000"/>
                  <w:sz w:val="20"/>
                  <w:szCs w:val="20"/>
                </w:rPr>
                <w:t>The system shall apply a dial plan for a user based on their country in the HR system</w:t>
              </w:r>
            </w:ins>
          </w:p>
        </w:tc>
        <w:tc>
          <w:tcPr>
            <w:tcW w:w="448" w:type="pct"/>
          </w:tcPr>
          <w:p w:rsidR="00872D94" w:rsidRDefault="00872D94" w:rsidP="00872D94">
            <w:pPr>
              <w:keepNext/>
              <w:keepLines/>
              <w:rPr>
                <w:ins w:id="641" w:author="Ally Ward" w:date="2013-01-09T13:50:00Z"/>
                <w:rFonts w:ascii="Arial" w:hAnsi="Arial" w:cs="Arial"/>
                <w:color w:val="000000"/>
                <w:sz w:val="20"/>
                <w:szCs w:val="20"/>
              </w:rPr>
            </w:pPr>
            <w:ins w:id="642" w:author="Ally Ward" w:date="2013-01-09T13:51:00Z">
              <w:r>
                <w:rPr>
                  <w:rFonts w:ascii="Arial" w:hAnsi="Arial" w:cs="Arial"/>
                  <w:color w:val="000000"/>
                  <w:sz w:val="20"/>
                  <w:szCs w:val="20"/>
                </w:rPr>
                <w:t>Pilot</w:t>
              </w:r>
            </w:ins>
          </w:p>
        </w:tc>
      </w:tr>
      <w:tr w:rsidR="00872D94" w:rsidRPr="00D27256" w:rsidTr="00872D94">
        <w:trPr>
          <w:cantSplit/>
          <w:ins w:id="643" w:author="Ally Ward" w:date="2013-01-09T13:50:00Z"/>
        </w:trPr>
        <w:tc>
          <w:tcPr>
            <w:tcW w:w="306" w:type="pct"/>
            <w:shd w:val="clear" w:color="auto" w:fill="auto"/>
          </w:tcPr>
          <w:p w:rsidR="00872D94" w:rsidRPr="000657EE" w:rsidRDefault="00872D94" w:rsidP="00872D94">
            <w:pPr>
              <w:keepNext/>
              <w:keepLines/>
              <w:rPr>
                <w:ins w:id="644" w:author="Ally Ward" w:date="2013-01-09T13:50:00Z"/>
                <w:rStyle w:val="TDContents"/>
                <w:rFonts w:ascii="EYInterstate Light" w:hAnsi="EYInterstate Light"/>
                <w:sz w:val="20"/>
                <w:szCs w:val="20"/>
              </w:rPr>
            </w:pPr>
            <w:ins w:id="645" w:author="Ally Ward" w:date="2013-01-09T13:51:00Z">
              <w:r>
                <w:rPr>
                  <w:rFonts w:ascii="Arial" w:hAnsi="Arial" w:cs="Arial"/>
                  <w:color w:val="000000"/>
                  <w:sz w:val="20"/>
                  <w:szCs w:val="20"/>
                </w:rPr>
                <w:t>1117</w:t>
              </w:r>
            </w:ins>
          </w:p>
        </w:tc>
        <w:tc>
          <w:tcPr>
            <w:tcW w:w="525" w:type="pct"/>
            <w:shd w:val="clear" w:color="auto" w:fill="auto"/>
          </w:tcPr>
          <w:p w:rsidR="00872D94" w:rsidRPr="000657EE" w:rsidRDefault="00872D94" w:rsidP="00872D94">
            <w:pPr>
              <w:keepNext/>
              <w:keepLines/>
              <w:rPr>
                <w:ins w:id="646" w:author="Ally Ward" w:date="2013-01-09T13:50:00Z"/>
                <w:rStyle w:val="TDContents"/>
                <w:rFonts w:ascii="EYInterstate Light" w:hAnsi="EYInterstate Light"/>
                <w:sz w:val="20"/>
                <w:szCs w:val="20"/>
              </w:rPr>
            </w:pPr>
            <w:ins w:id="647"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48" w:author="Ally Ward" w:date="2013-01-09T13:50:00Z"/>
                <w:rStyle w:val="TDContents"/>
                <w:rFonts w:ascii="EYInterstate Light" w:hAnsi="EYInterstate Light"/>
                <w:sz w:val="20"/>
                <w:szCs w:val="20"/>
              </w:rPr>
            </w:pPr>
            <w:ins w:id="649" w:author="Ally Ward" w:date="2013-01-09T13:51:00Z">
              <w:r>
                <w:rPr>
                  <w:rFonts w:ascii="Arial" w:hAnsi="Arial" w:cs="Arial"/>
                  <w:color w:val="000000"/>
                  <w:sz w:val="20"/>
                  <w:szCs w:val="20"/>
                </w:rPr>
                <w:t>LY-AP-PE-008 User Provisioning - Voice Policies</w:t>
              </w:r>
            </w:ins>
          </w:p>
        </w:tc>
        <w:tc>
          <w:tcPr>
            <w:tcW w:w="2882" w:type="pct"/>
            <w:shd w:val="clear" w:color="auto" w:fill="auto"/>
          </w:tcPr>
          <w:p w:rsidR="00872D94" w:rsidRPr="000657EE" w:rsidRDefault="00872D94" w:rsidP="00F972C4">
            <w:pPr>
              <w:keepNext/>
              <w:keepLines/>
              <w:rPr>
                <w:ins w:id="650" w:author="Ally Ward" w:date="2013-01-09T13:50:00Z"/>
                <w:rStyle w:val="TDContents"/>
                <w:rFonts w:ascii="EYInterstate Light" w:hAnsi="EYInterstate Light"/>
                <w:sz w:val="20"/>
                <w:szCs w:val="20"/>
              </w:rPr>
            </w:pPr>
            <w:ins w:id="651" w:author="Ally Ward" w:date="2013-01-09T13:51:00Z">
              <w:r>
                <w:rPr>
                  <w:rFonts w:ascii="Arial" w:hAnsi="Arial" w:cs="Arial"/>
                  <w:color w:val="000000"/>
                  <w:sz w:val="20"/>
                  <w:szCs w:val="20"/>
                </w:rPr>
                <w:t xml:space="preserve">The system shall be able to apply a voice policy based on a pre-defined combination of  </w:t>
              </w:r>
            </w:ins>
            <w:ins w:id="652" w:author="Ally Ward" w:date="2013-01-30T09:31:00Z">
              <w:r w:rsidR="00F972C4">
                <w:rPr>
                  <w:rFonts w:ascii="Arial" w:hAnsi="Arial" w:cs="Arial"/>
                  <w:color w:val="000000"/>
                  <w:sz w:val="20"/>
                  <w:szCs w:val="20"/>
                </w:rPr>
                <w:t>HR</w:t>
              </w:r>
            </w:ins>
            <w:ins w:id="653" w:author="Ally Ward" w:date="2013-01-09T13:51:00Z">
              <w:r>
                <w:rPr>
                  <w:rFonts w:ascii="Arial" w:hAnsi="Arial" w:cs="Arial"/>
                  <w:color w:val="000000"/>
                  <w:sz w:val="20"/>
                  <w:szCs w:val="20"/>
                </w:rPr>
                <w:t xml:space="preserve"> attributes</w:t>
              </w:r>
            </w:ins>
          </w:p>
        </w:tc>
        <w:tc>
          <w:tcPr>
            <w:tcW w:w="448" w:type="pct"/>
          </w:tcPr>
          <w:p w:rsidR="00872D94" w:rsidRDefault="00872D94" w:rsidP="00872D94">
            <w:pPr>
              <w:keepNext/>
              <w:keepLines/>
              <w:rPr>
                <w:ins w:id="654" w:author="Ally Ward" w:date="2013-01-09T13:50:00Z"/>
                <w:rFonts w:ascii="Arial" w:hAnsi="Arial" w:cs="Arial"/>
                <w:color w:val="000000"/>
                <w:sz w:val="20"/>
                <w:szCs w:val="20"/>
              </w:rPr>
            </w:pPr>
            <w:ins w:id="655" w:author="Ally Ward" w:date="2013-01-09T13:51:00Z">
              <w:r>
                <w:rPr>
                  <w:rFonts w:ascii="Arial" w:hAnsi="Arial" w:cs="Arial"/>
                  <w:color w:val="000000"/>
                  <w:sz w:val="20"/>
                  <w:szCs w:val="20"/>
                </w:rPr>
                <w:t>Pilot</w:t>
              </w:r>
            </w:ins>
          </w:p>
        </w:tc>
      </w:tr>
      <w:tr w:rsidR="00872D94" w:rsidRPr="00D27256" w:rsidTr="00872D94">
        <w:trPr>
          <w:cantSplit/>
          <w:ins w:id="656" w:author="Ally Ward" w:date="2013-01-09T13:50:00Z"/>
        </w:trPr>
        <w:tc>
          <w:tcPr>
            <w:tcW w:w="306" w:type="pct"/>
            <w:shd w:val="clear" w:color="auto" w:fill="auto"/>
          </w:tcPr>
          <w:p w:rsidR="00872D94" w:rsidRPr="000657EE" w:rsidRDefault="00872D94" w:rsidP="00872D94">
            <w:pPr>
              <w:keepNext/>
              <w:keepLines/>
              <w:rPr>
                <w:ins w:id="657" w:author="Ally Ward" w:date="2013-01-09T13:50:00Z"/>
                <w:rStyle w:val="TDContents"/>
                <w:rFonts w:ascii="EYInterstate Light" w:hAnsi="EYInterstate Light"/>
                <w:sz w:val="20"/>
                <w:szCs w:val="20"/>
              </w:rPr>
            </w:pPr>
            <w:ins w:id="658" w:author="Ally Ward" w:date="2013-01-09T13:51:00Z">
              <w:r>
                <w:rPr>
                  <w:rFonts w:ascii="Arial" w:hAnsi="Arial" w:cs="Arial"/>
                  <w:color w:val="000000"/>
                  <w:sz w:val="20"/>
                  <w:szCs w:val="20"/>
                </w:rPr>
                <w:t>1118</w:t>
              </w:r>
            </w:ins>
          </w:p>
        </w:tc>
        <w:tc>
          <w:tcPr>
            <w:tcW w:w="525" w:type="pct"/>
            <w:shd w:val="clear" w:color="auto" w:fill="auto"/>
          </w:tcPr>
          <w:p w:rsidR="00872D94" w:rsidRPr="000657EE" w:rsidRDefault="00872D94" w:rsidP="00872D94">
            <w:pPr>
              <w:keepNext/>
              <w:keepLines/>
              <w:rPr>
                <w:ins w:id="659" w:author="Ally Ward" w:date="2013-01-09T13:50:00Z"/>
                <w:rStyle w:val="TDContents"/>
                <w:rFonts w:ascii="EYInterstate Light" w:hAnsi="EYInterstate Light"/>
                <w:sz w:val="20"/>
                <w:szCs w:val="20"/>
              </w:rPr>
            </w:pPr>
            <w:ins w:id="660"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61" w:author="Ally Ward" w:date="2013-01-09T13:50:00Z"/>
                <w:rStyle w:val="TDContents"/>
                <w:rFonts w:ascii="EYInterstate Light" w:hAnsi="EYInterstate Light"/>
                <w:sz w:val="20"/>
                <w:szCs w:val="20"/>
              </w:rPr>
            </w:pPr>
            <w:ins w:id="662" w:author="Ally Ward" w:date="2013-01-09T13:51:00Z">
              <w:r>
                <w:rPr>
                  <w:rFonts w:ascii="Arial" w:hAnsi="Arial" w:cs="Arial"/>
                  <w:color w:val="000000"/>
                  <w:sz w:val="20"/>
                  <w:szCs w:val="20"/>
                </w:rPr>
                <w:t>LY-AP-PE-009 User disablement</w:t>
              </w:r>
            </w:ins>
          </w:p>
        </w:tc>
        <w:tc>
          <w:tcPr>
            <w:tcW w:w="2882" w:type="pct"/>
            <w:shd w:val="clear" w:color="auto" w:fill="auto"/>
          </w:tcPr>
          <w:p w:rsidR="00872D94" w:rsidRPr="000657EE" w:rsidRDefault="00872D94" w:rsidP="00872D94">
            <w:pPr>
              <w:keepNext/>
              <w:keepLines/>
              <w:rPr>
                <w:ins w:id="663" w:author="Ally Ward" w:date="2013-01-09T13:50:00Z"/>
                <w:rStyle w:val="TDContents"/>
                <w:rFonts w:ascii="EYInterstate Light" w:hAnsi="EYInterstate Light"/>
                <w:sz w:val="20"/>
                <w:szCs w:val="20"/>
              </w:rPr>
            </w:pPr>
            <w:ins w:id="664" w:author="Ally Ward" w:date="2013-01-09T13:51:00Z">
              <w:r>
                <w:rPr>
                  <w:rFonts w:ascii="Arial" w:hAnsi="Arial" w:cs="Arial"/>
                  <w:color w:val="000000"/>
                  <w:sz w:val="20"/>
                  <w:szCs w:val="20"/>
                </w:rPr>
                <w:t>The system shall disable the Lync account when the AD user account is disabled</w:t>
              </w:r>
            </w:ins>
          </w:p>
        </w:tc>
        <w:tc>
          <w:tcPr>
            <w:tcW w:w="448" w:type="pct"/>
          </w:tcPr>
          <w:p w:rsidR="00872D94" w:rsidRDefault="00872D94" w:rsidP="00872D94">
            <w:pPr>
              <w:keepNext/>
              <w:keepLines/>
              <w:rPr>
                <w:ins w:id="665" w:author="Ally Ward" w:date="2013-01-09T13:50:00Z"/>
                <w:rFonts w:ascii="Arial" w:hAnsi="Arial" w:cs="Arial"/>
                <w:color w:val="000000"/>
                <w:sz w:val="20"/>
                <w:szCs w:val="20"/>
              </w:rPr>
            </w:pPr>
            <w:ins w:id="666" w:author="Ally Ward" w:date="2013-01-09T13:51:00Z">
              <w:r>
                <w:rPr>
                  <w:rFonts w:ascii="Arial" w:hAnsi="Arial" w:cs="Arial"/>
                  <w:color w:val="000000"/>
                  <w:sz w:val="20"/>
                  <w:szCs w:val="20"/>
                </w:rPr>
                <w:t>Pilot</w:t>
              </w:r>
            </w:ins>
          </w:p>
        </w:tc>
      </w:tr>
      <w:tr w:rsidR="00872D94" w:rsidRPr="00D27256" w:rsidTr="00872D94">
        <w:trPr>
          <w:cantSplit/>
          <w:ins w:id="667" w:author="Ally Ward" w:date="2013-01-09T13:50:00Z"/>
        </w:trPr>
        <w:tc>
          <w:tcPr>
            <w:tcW w:w="306" w:type="pct"/>
            <w:shd w:val="clear" w:color="auto" w:fill="auto"/>
          </w:tcPr>
          <w:p w:rsidR="00872D94" w:rsidRPr="000657EE" w:rsidRDefault="00872D94" w:rsidP="00872D94">
            <w:pPr>
              <w:keepNext/>
              <w:keepLines/>
              <w:rPr>
                <w:ins w:id="668" w:author="Ally Ward" w:date="2013-01-09T13:50:00Z"/>
                <w:rStyle w:val="TDContents"/>
                <w:rFonts w:ascii="EYInterstate Light" w:hAnsi="EYInterstate Light"/>
                <w:sz w:val="20"/>
                <w:szCs w:val="20"/>
              </w:rPr>
            </w:pPr>
            <w:ins w:id="669" w:author="Ally Ward" w:date="2013-01-09T13:51:00Z">
              <w:r>
                <w:rPr>
                  <w:rFonts w:ascii="Arial" w:hAnsi="Arial" w:cs="Arial"/>
                  <w:color w:val="000000"/>
                  <w:sz w:val="20"/>
                  <w:szCs w:val="20"/>
                </w:rPr>
                <w:t>1119</w:t>
              </w:r>
            </w:ins>
          </w:p>
        </w:tc>
        <w:tc>
          <w:tcPr>
            <w:tcW w:w="525" w:type="pct"/>
            <w:shd w:val="clear" w:color="auto" w:fill="auto"/>
          </w:tcPr>
          <w:p w:rsidR="00872D94" w:rsidRPr="000657EE" w:rsidRDefault="00872D94" w:rsidP="00872D94">
            <w:pPr>
              <w:keepNext/>
              <w:keepLines/>
              <w:rPr>
                <w:ins w:id="670" w:author="Ally Ward" w:date="2013-01-09T13:50:00Z"/>
                <w:rStyle w:val="TDContents"/>
                <w:rFonts w:ascii="EYInterstate Light" w:hAnsi="EYInterstate Light"/>
                <w:sz w:val="20"/>
                <w:szCs w:val="20"/>
              </w:rPr>
            </w:pPr>
            <w:ins w:id="671"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72" w:author="Ally Ward" w:date="2013-01-09T13:50:00Z"/>
                <w:rStyle w:val="TDContents"/>
                <w:rFonts w:ascii="EYInterstate Light" w:hAnsi="EYInterstate Light"/>
                <w:sz w:val="20"/>
                <w:szCs w:val="20"/>
              </w:rPr>
            </w:pPr>
            <w:ins w:id="673" w:author="Ally Ward" w:date="2013-01-09T13:51:00Z">
              <w:r>
                <w:rPr>
                  <w:rFonts w:ascii="Arial" w:hAnsi="Arial" w:cs="Arial"/>
                  <w:color w:val="000000"/>
                  <w:sz w:val="20"/>
                  <w:szCs w:val="20"/>
                </w:rPr>
                <w:t>LY-AP-PE-010 Business Card Data</w:t>
              </w:r>
            </w:ins>
          </w:p>
        </w:tc>
        <w:tc>
          <w:tcPr>
            <w:tcW w:w="2882" w:type="pct"/>
            <w:shd w:val="clear" w:color="auto" w:fill="auto"/>
          </w:tcPr>
          <w:p w:rsidR="00872D94" w:rsidRPr="000657EE" w:rsidRDefault="00872D94" w:rsidP="00872D94">
            <w:pPr>
              <w:keepNext/>
              <w:keepLines/>
              <w:rPr>
                <w:ins w:id="674" w:author="Ally Ward" w:date="2013-01-09T13:50:00Z"/>
                <w:rStyle w:val="TDContents"/>
                <w:rFonts w:ascii="EYInterstate Light" w:hAnsi="EYInterstate Light"/>
                <w:sz w:val="20"/>
                <w:szCs w:val="20"/>
              </w:rPr>
            </w:pPr>
            <w:ins w:id="675" w:author="Ally Ward" w:date="2013-01-09T13:51:00Z">
              <w:r>
                <w:rPr>
                  <w:rFonts w:ascii="Arial" w:hAnsi="Arial" w:cs="Arial"/>
                  <w:color w:val="000000"/>
                  <w:sz w:val="20"/>
                  <w:szCs w:val="20"/>
                </w:rPr>
                <w:t>The system shall populate the Business card properties in accordance with specified mapping which is consistent with  O365, and the internal EY AD Global Address list</w:t>
              </w:r>
            </w:ins>
          </w:p>
        </w:tc>
        <w:tc>
          <w:tcPr>
            <w:tcW w:w="448" w:type="pct"/>
          </w:tcPr>
          <w:p w:rsidR="00872D94" w:rsidRDefault="00872D94" w:rsidP="00872D94">
            <w:pPr>
              <w:keepNext/>
              <w:keepLines/>
              <w:rPr>
                <w:ins w:id="676" w:author="Ally Ward" w:date="2013-01-09T13:50:00Z"/>
                <w:rFonts w:ascii="Arial" w:hAnsi="Arial" w:cs="Arial"/>
                <w:color w:val="000000"/>
                <w:sz w:val="20"/>
                <w:szCs w:val="20"/>
              </w:rPr>
            </w:pPr>
            <w:ins w:id="677" w:author="Ally Ward" w:date="2013-01-09T13:51:00Z">
              <w:r>
                <w:rPr>
                  <w:rFonts w:ascii="Arial" w:hAnsi="Arial" w:cs="Arial"/>
                  <w:color w:val="000000"/>
                  <w:sz w:val="20"/>
                  <w:szCs w:val="20"/>
                </w:rPr>
                <w:t>Pilot</w:t>
              </w:r>
            </w:ins>
          </w:p>
        </w:tc>
      </w:tr>
      <w:tr w:rsidR="00872D94" w:rsidRPr="00D27256" w:rsidTr="00872D94">
        <w:trPr>
          <w:cantSplit/>
          <w:ins w:id="678" w:author="Ally Ward" w:date="2013-01-09T13:50:00Z"/>
        </w:trPr>
        <w:tc>
          <w:tcPr>
            <w:tcW w:w="306" w:type="pct"/>
            <w:shd w:val="clear" w:color="auto" w:fill="auto"/>
          </w:tcPr>
          <w:p w:rsidR="00872D94" w:rsidRPr="000657EE" w:rsidRDefault="00872D94" w:rsidP="00872D94">
            <w:pPr>
              <w:keepNext/>
              <w:keepLines/>
              <w:rPr>
                <w:ins w:id="679" w:author="Ally Ward" w:date="2013-01-09T13:50:00Z"/>
                <w:rStyle w:val="TDContents"/>
                <w:rFonts w:ascii="EYInterstate Light" w:hAnsi="EYInterstate Light"/>
                <w:sz w:val="20"/>
                <w:szCs w:val="20"/>
              </w:rPr>
            </w:pPr>
            <w:ins w:id="680" w:author="Ally Ward" w:date="2013-01-09T13:51:00Z">
              <w:r>
                <w:rPr>
                  <w:rFonts w:ascii="Arial" w:hAnsi="Arial" w:cs="Arial"/>
                  <w:color w:val="000000"/>
                  <w:sz w:val="20"/>
                  <w:szCs w:val="20"/>
                </w:rPr>
                <w:t>1120</w:t>
              </w:r>
            </w:ins>
          </w:p>
        </w:tc>
        <w:tc>
          <w:tcPr>
            <w:tcW w:w="525" w:type="pct"/>
            <w:shd w:val="clear" w:color="auto" w:fill="auto"/>
          </w:tcPr>
          <w:p w:rsidR="00872D94" w:rsidRPr="000657EE" w:rsidRDefault="00872D94" w:rsidP="00872D94">
            <w:pPr>
              <w:keepNext/>
              <w:keepLines/>
              <w:rPr>
                <w:ins w:id="681" w:author="Ally Ward" w:date="2013-01-09T13:50:00Z"/>
                <w:rStyle w:val="TDContents"/>
                <w:rFonts w:ascii="EYInterstate Light" w:hAnsi="EYInterstate Light"/>
                <w:sz w:val="20"/>
                <w:szCs w:val="20"/>
              </w:rPr>
            </w:pPr>
            <w:ins w:id="682"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83" w:author="Ally Ward" w:date="2013-01-09T13:50:00Z"/>
                <w:rStyle w:val="TDContents"/>
                <w:rFonts w:ascii="EYInterstate Light" w:hAnsi="EYInterstate Light"/>
                <w:sz w:val="20"/>
                <w:szCs w:val="20"/>
              </w:rPr>
            </w:pPr>
            <w:ins w:id="684" w:author="Ally Ward" w:date="2013-01-09T13:51:00Z">
              <w:r>
                <w:rPr>
                  <w:rFonts w:ascii="Arial" w:hAnsi="Arial" w:cs="Arial"/>
                  <w:color w:val="000000"/>
                  <w:sz w:val="20"/>
                  <w:szCs w:val="20"/>
                </w:rPr>
                <w:t>LY-AP-PE-011 Allocate account by country to data centre</w:t>
              </w:r>
            </w:ins>
          </w:p>
        </w:tc>
        <w:tc>
          <w:tcPr>
            <w:tcW w:w="2882" w:type="pct"/>
            <w:shd w:val="clear" w:color="auto" w:fill="auto"/>
          </w:tcPr>
          <w:p w:rsidR="00872D94" w:rsidRPr="000657EE" w:rsidRDefault="00872D94" w:rsidP="00872D94">
            <w:pPr>
              <w:keepNext/>
              <w:keepLines/>
              <w:rPr>
                <w:ins w:id="685" w:author="Ally Ward" w:date="2013-01-09T13:50:00Z"/>
                <w:rStyle w:val="TDContents"/>
                <w:rFonts w:ascii="EYInterstate Light" w:hAnsi="EYInterstate Light"/>
                <w:sz w:val="20"/>
                <w:szCs w:val="20"/>
              </w:rPr>
            </w:pPr>
            <w:ins w:id="686" w:author="Ally Ward" w:date="2013-01-09T13:51:00Z">
              <w:r>
                <w:rPr>
                  <w:rFonts w:ascii="Arial" w:hAnsi="Arial" w:cs="Arial"/>
                  <w:color w:val="000000"/>
                  <w:sz w:val="20"/>
                  <w:szCs w:val="20"/>
                </w:rPr>
                <w:t>The system shall use a mapping of countries to datacentres to decide what data centre to allocate a user to</w:t>
              </w:r>
            </w:ins>
          </w:p>
        </w:tc>
        <w:tc>
          <w:tcPr>
            <w:tcW w:w="448" w:type="pct"/>
          </w:tcPr>
          <w:p w:rsidR="00872D94" w:rsidRDefault="00872D94" w:rsidP="00872D94">
            <w:pPr>
              <w:keepNext/>
              <w:keepLines/>
              <w:rPr>
                <w:ins w:id="687" w:author="Ally Ward" w:date="2013-01-09T13:50:00Z"/>
                <w:rFonts w:ascii="Arial" w:hAnsi="Arial" w:cs="Arial"/>
                <w:color w:val="000000"/>
                <w:sz w:val="20"/>
                <w:szCs w:val="20"/>
              </w:rPr>
            </w:pPr>
            <w:ins w:id="688" w:author="Ally Ward" w:date="2013-01-09T13:51:00Z">
              <w:r>
                <w:rPr>
                  <w:rFonts w:ascii="Arial" w:hAnsi="Arial" w:cs="Arial"/>
                  <w:color w:val="000000"/>
                  <w:sz w:val="20"/>
                  <w:szCs w:val="20"/>
                </w:rPr>
                <w:t>Pilot</w:t>
              </w:r>
            </w:ins>
          </w:p>
        </w:tc>
      </w:tr>
      <w:tr w:rsidR="00872D94" w:rsidRPr="00D27256" w:rsidTr="00872D94">
        <w:trPr>
          <w:cantSplit/>
          <w:ins w:id="689" w:author="Ally Ward" w:date="2013-01-09T13:50:00Z"/>
        </w:trPr>
        <w:tc>
          <w:tcPr>
            <w:tcW w:w="306" w:type="pct"/>
            <w:shd w:val="clear" w:color="auto" w:fill="auto"/>
          </w:tcPr>
          <w:p w:rsidR="00872D94" w:rsidRPr="000657EE" w:rsidRDefault="00872D94" w:rsidP="00872D94">
            <w:pPr>
              <w:keepNext/>
              <w:keepLines/>
              <w:rPr>
                <w:ins w:id="690" w:author="Ally Ward" w:date="2013-01-09T13:50:00Z"/>
                <w:rStyle w:val="TDContents"/>
                <w:rFonts w:ascii="EYInterstate Light" w:hAnsi="EYInterstate Light"/>
                <w:sz w:val="20"/>
                <w:szCs w:val="20"/>
              </w:rPr>
            </w:pPr>
            <w:ins w:id="691" w:author="Ally Ward" w:date="2013-01-09T13:51:00Z">
              <w:r>
                <w:rPr>
                  <w:rFonts w:ascii="Arial" w:hAnsi="Arial" w:cs="Arial"/>
                  <w:color w:val="000000"/>
                  <w:sz w:val="20"/>
                  <w:szCs w:val="20"/>
                </w:rPr>
                <w:t>1121</w:t>
              </w:r>
            </w:ins>
          </w:p>
        </w:tc>
        <w:tc>
          <w:tcPr>
            <w:tcW w:w="525" w:type="pct"/>
            <w:shd w:val="clear" w:color="auto" w:fill="auto"/>
          </w:tcPr>
          <w:p w:rsidR="00872D94" w:rsidRPr="000657EE" w:rsidRDefault="00872D94" w:rsidP="00872D94">
            <w:pPr>
              <w:keepNext/>
              <w:keepLines/>
              <w:rPr>
                <w:ins w:id="692" w:author="Ally Ward" w:date="2013-01-09T13:50:00Z"/>
                <w:rStyle w:val="TDContents"/>
                <w:rFonts w:ascii="EYInterstate Light" w:hAnsi="EYInterstate Light"/>
                <w:sz w:val="20"/>
                <w:szCs w:val="20"/>
              </w:rPr>
            </w:pPr>
            <w:ins w:id="693"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694" w:author="Ally Ward" w:date="2013-01-09T13:50:00Z"/>
                <w:rStyle w:val="TDContents"/>
                <w:rFonts w:ascii="EYInterstate Light" w:hAnsi="EYInterstate Light"/>
                <w:sz w:val="20"/>
                <w:szCs w:val="20"/>
              </w:rPr>
            </w:pPr>
            <w:ins w:id="695" w:author="Ally Ward" w:date="2013-01-09T13:51:00Z">
              <w:r>
                <w:rPr>
                  <w:rFonts w:ascii="Arial" w:hAnsi="Arial" w:cs="Arial"/>
                  <w:color w:val="000000"/>
                  <w:sz w:val="20"/>
                  <w:szCs w:val="20"/>
                </w:rPr>
                <w:t>LY-AP-PE-012 Provision to pool with least users in appropriate data centre</w:t>
              </w:r>
            </w:ins>
          </w:p>
        </w:tc>
        <w:tc>
          <w:tcPr>
            <w:tcW w:w="2882" w:type="pct"/>
            <w:shd w:val="clear" w:color="auto" w:fill="auto"/>
          </w:tcPr>
          <w:p w:rsidR="00872D94" w:rsidRPr="000657EE" w:rsidRDefault="00872D94" w:rsidP="00872D94">
            <w:pPr>
              <w:keepNext/>
              <w:keepLines/>
              <w:rPr>
                <w:ins w:id="696" w:author="Ally Ward" w:date="2013-01-09T13:50:00Z"/>
                <w:rStyle w:val="TDContents"/>
                <w:rFonts w:ascii="EYInterstate Light" w:hAnsi="EYInterstate Light"/>
                <w:sz w:val="20"/>
                <w:szCs w:val="20"/>
              </w:rPr>
            </w:pPr>
            <w:ins w:id="697" w:author="Ally Ward" w:date="2013-01-09T13:51:00Z">
              <w:r>
                <w:rPr>
                  <w:rFonts w:ascii="Arial" w:hAnsi="Arial" w:cs="Arial"/>
                  <w:color w:val="000000"/>
                  <w:sz w:val="20"/>
                  <w:szCs w:val="20"/>
                </w:rPr>
                <w:t>The system shall provide necessary attributes to AT</w:t>
              </w:r>
            </w:ins>
          </w:p>
        </w:tc>
        <w:tc>
          <w:tcPr>
            <w:tcW w:w="448" w:type="pct"/>
          </w:tcPr>
          <w:p w:rsidR="00872D94" w:rsidRDefault="00872D94" w:rsidP="00872D94">
            <w:pPr>
              <w:keepNext/>
              <w:keepLines/>
              <w:rPr>
                <w:ins w:id="698" w:author="Ally Ward" w:date="2013-01-09T13:50:00Z"/>
                <w:rFonts w:ascii="Arial" w:hAnsi="Arial" w:cs="Arial"/>
                <w:color w:val="000000"/>
                <w:sz w:val="20"/>
                <w:szCs w:val="20"/>
              </w:rPr>
            </w:pPr>
            <w:ins w:id="699" w:author="Ally Ward" w:date="2013-01-09T13:51:00Z">
              <w:r>
                <w:rPr>
                  <w:rFonts w:ascii="Arial" w:hAnsi="Arial" w:cs="Arial"/>
                  <w:color w:val="000000"/>
                  <w:sz w:val="20"/>
                  <w:szCs w:val="20"/>
                </w:rPr>
                <w:t>Pilot</w:t>
              </w:r>
            </w:ins>
          </w:p>
        </w:tc>
      </w:tr>
      <w:tr w:rsidR="00872D94" w:rsidRPr="00D27256" w:rsidTr="00872D94">
        <w:trPr>
          <w:cantSplit/>
          <w:ins w:id="700" w:author="Ally Ward" w:date="2013-01-09T13:50:00Z"/>
        </w:trPr>
        <w:tc>
          <w:tcPr>
            <w:tcW w:w="306" w:type="pct"/>
            <w:shd w:val="clear" w:color="auto" w:fill="auto"/>
          </w:tcPr>
          <w:p w:rsidR="00872D94" w:rsidRPr="000657EE" w:rsidRDefault="00872D94" w:rsidP="00872D94">
            <w:pPr>
              <w:keepNext/>
              <w:keepLines/>
              <w:rPr>
                <w:ins w:id="701" w:author="Ally Ward" w:date="2013-01-09T13:50:00Z"/>
                <w:rStyle w:val="TDContents"/>
                <w:rFonts w:ascii="EYInterstate Light" w:hAnsi="EYInterstate Light"/>
                <w:sz w:val="20"/>
                <w:szCs w:val="20"/>
              </w:rPr>
            </w:pPr>
            <w:ins w:id="702" w:author="Ally Ward" w:date="2013-01-09T13:51:00Z">
              <w:r>
                <w:rPr>
                  <w:rFonts w:ascii="Arial" w:hAnsi="Arial" w:cs="Arial"/>
                  <w:color w:val="000000"/>
                  <w:sz w:val="20"/>
                  <w:szCs w:val="20"/>
                </w:rPr>
                <w:t>1122</w:t>
              </w:r>
            </w:ins>
          </w:p>
        </w:tc>
        <w:tc>
          <w:tcPr>
            <w:tcW w:w="525" w:type="pct"/>
            <w:shd w:val="clear" w:color="auto" w:fill="auto"/>
          </w:tcPr>
          <w:p w:rsidR="00872D94" w:rsidRPr="000657EE" w:rsidRDefault="00872D94" w:rsidP="00872D94">
            <w:pPr>
              <w:keepNext/>
              <w:keepLines/>
              <w:rPr>
                <w:ins w:id="703" w:author="Ally Ward" w:date="2013-01-09T13:50:00Z"/>
                <w:rStyle w:val="TDContents"/>
                <w:rFonts w:ascii="EYInterstate Light" w:hAnsi="EYInterstate Light"/>
                <w:sz w:val="20"/>
                <w:szCs w:val="20"/>
              </w:rPr>
            </w:pPr>
            <w:ins w:id="704"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05" w:author="Ally Ward" w:date="2013-01-09T13:50:00Z"/>
                <w:rStyle w:val="TDContents"/>
                <w:rFonts w:ascii="EYInterstate Light" w:hAnsi="EYInterstate Light"/>
                <w:sz w:val="20"/>
                <w:szCs w:val="20"/>
              </w:rPr>
            </w:pPr>
            <w:ins w:id="706" w:author="Ally Ward" w:date="2013-01-09T13:51:00Z">
              <w:r>
                <w:rPr>
                  <w:rFonts w:ascii="Arial" w:hAnsi="Arial" w:cs="Arial"/>
                  <w:color w:val="000000"/>
                  <w:sz w:val="20"/>
                  <w:szCs w:val="20"/>
                </w:rPr>
                <w:t>LY-AP-PE-013 Apply list of blocked dialing codes by country</w:t>
              </w:r>
            </w:ins>
          </w:p>
        </w:tc>
        <w:tc>
          <w:tcPr>
            <w:tcW w:w="2882" w:type="pct"/>
            <w:shd w:val="clear" w:color="auto" w:fill="auto"/>
          </w:tcPr>
          <w:p w:rsidR="00872D94" w:rsidRPr="000657EE" w:rsidRDefault="00872D94" w:rsidP="00872D94">
            <w:pPr>
              <w:keepNext/>
              <w:keepLines/>
              <w:rPr>
                <w:ins w:id="707" w:author="Ally Ward" w:date="2013-01-09T13:50:00Z"/>
                <w:rStyle w:val="TDContents"/>
                <w:rFonts w:ascii="EYInterstate Light" w:hAnsi="EYInterstate Light"/>
                <w:sz w:val="20"/>
                <w:szCs w:val="20"/>
              </w:rPr>
            </w:pPr>
            <w:ins w:id="708" w:author="Ally Ward" w:date="2013-01-09T13:51:00Z">
              <w:r>
                <w:rPr>
                  <w:rFonts w:ascii="Arial" w:hAnsi="Arial" w:cs="Arial"/>
                  <w:color w:val="000000"/>
                  <w:sz w:val="20"/>
                  <w:szCs w:val="20"/>
                </w:rPr>
                <w:t>The system shall be able to apply a list of blocked 'premium' dialling codes by country to voice policies</w:t>
              </w:r>
            </w:ins>
          </w:p>
        </w:tc>
        <w:tc>
          <w:tcPr>
            <w:tcW w:w="448" w:type="pct"/>
          </w:tcPr>
          <w:p w:rsidR="00872D94" w:rsidRDefault="00872D94" w:rsidP="00872D94">
            <w:pPr>
              <w:keepNext/>
              <w:keepLines/>
              <w:rPr>
                <w:ins w:id="709" w:author="Ally Ward" w:date="2013-01-09T13:50:00Z"/>
                <w:rFonts w:ascii="Arial" w:hAnsi="Arial" w:cs="Arial"/>
                <w:color w:val="000000"/>
                <w:sz w:val="20"/>
                <w:szCs w:val="20"/>
              </w:rPr>
            </w:pPr>
            <w:ins w:id="710" w:author="Ally Ward" w:date="2013-01-09T13:51:00Z">
              <w:r>
                <w:rPr>
                  <w:rFonts w:ascii="Arial" w:hAnsi="Arial" w:cs="Arial"/>
                  <w:color w:val="000000"/>
                  <w:sz w:val="20"/>
                  <w:szCs w:val="20"/>
                </w:rPr>
                <w:t>Pilot</w:t>
              </w:r>
            </w:ins>
          </w:p>
        </w:tc>
      </w:tr>
      <w:tr w:rsidR="00872D94" w:rsidRPr="00D27256" w:rsidTr="00872D94">
        <w:trPr>
          <w:cantSplit/>
          <w:ins w:id="711" w:author="Ally Ward" w:date="2013-01-09T13:50:00Z"/>
        </w:trPr>
        <w:tc>
          <w:tcPr>
            <w:tcW w:w="306" w:type="pct"/>
            <w:shd w:val="clear" w:color="auto" w:fill="auto"/>
          </w:tcPr>
          <w:p w:rsidR="00872D94" w:rsidRPr="000657EE" w:rsidRDefault="00872D94" w:rsidP="00872D94">
            <w:pPr>
              <w:keepNext/>
              <w:keepLines/>
              <w:rPr>
                <w:ins w:id="712" w:author="Ally Ward" w:date="2013-01-09T13:50:00Z"/>
                <w:rStyle w:val="TDContents"/>
                <w:rFonts w:ascii="EYInterstate Light" w:hAnsi="EYInterstate Light"/>
                <w:sz w:val="20"/>
                <w:szCs w:val="20"/>
              </w:rPr>
            </w:pPr>
            <w:ins w:id="713" w:author="Ally Ward" w:date="2013-01-09T13:51:00Z">
              <w:r>
                <w:rPr>
                  <w:rFonts w:ascii="Arial" w:hAnsi="Arial" w:cs="Arial"/>
                  <w:color w:val="000000"/>
                  <w:sz w:val="20"/>
                  <w:szCs w:val="20"/>
                </w:rPr>
                <w:t>1123</w:t>
              </w:r>
            </w:ins>
          </w:p>
        </w:tc>
        <w:tc>
          <w:tcPr>
            <w:tcW w:w="525" w:type="pct"/>
            <w:shd w:val="clear" w:color="auto" w:fill="auto"/>
          </w:tcPr>
          <w:p w:rsidR="00872D94" w:rsidRPr="000657EE" w:rsidRDefault="00872D94" w:rsidP="00872D94">
            <w:pPr>
              <w:keepNext/>
              <w:keepLines/>
              <w:rPr>
                <w:ins w:id="714" w:author="Ally Ward" w:date="2013-01-09T13:50:00Z"/>
                <w:rStyle w:val="TDContents"/>
                <w:rFonts w:ascii="EYInterstate Light" w:hAnsi="EYInterstate Light"/>
                <w:sz w:val="20"/>
                <w:szCs w:val="20"/>
              </w:rPr>
            </w:pPr>
            <w:ins w:id="715"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16" w:author="Ally Ward" w:date="2013-01-09T13:50:00Z"/>
                <w:rStyle w:val="TDContents"/>
                <w:rFonts w:ascii="EYInterstate Light" w:hAnsi="EYInterstate Light"/>
                <w:sz w:val="20"/>
                <w:szCs w:val="20"/>
              </w:rPr>
            </w:pPr>
            <w:ins w:id="717" w:author="Ally Ward" w:date="2013-01-09T13:51:00Z">
              <w:r>
                <w:rPr>
                  <w:rFonts w:ascii="Arial" w:hAnsi="Arial" w:cs="Arial"/>
                  <w:color w:val="000000"/>
                  <w:sz w:val="20"/>
                  <w:szCs w:val="20"/>
                </w:rPr>
                <w:t>LY-AP-PE-014 Restrict any Lync voice by country</w:t>
              </w:r>
            </w:ins>
          </w:p>
        </w:tc>
        <w:tc>
          <w:tcPr>
            <w:tcW w:w="2882" w:type="pct"/>
            <w:shd w:val="clear" w:color="auto" w:fill="auto"/>
          </w:tcPr>
          <w:p w:rsidR="00872D94" w:rsidRPr="000657EE" w:rsidRDefault="00872D94" w:rsidP="00872D94">
            <w:pPr>
              <w:keepNext/>
              <w:keepLines/>
              <w:rPr>
                <w:ins w:id="718" w:author="Ally Ward" w:date="2013-01-09T13:50:00Z"/>
                <w:rStyle w:val="TDContents"/>
                <w:rFonts w:ascii="EYInterstate Light" w:hAnsi="EYInterstate Light"/>
                <w:sz w:val="20"/>
                <w:szCs w:val="20"/>
              </w:rPr>
            </w:pPr>
            <w:ins w:id="719" w:author="Ally Ward" w:date="2013-01-09T13:51:00Z">
              <w:r>
                <w:rPr>
                  <w:rFonts w:ascii="Arial" w:hAnsi="Arial" w:cs="Arial"/>
                  <w:color w:val="000000"/>
                  <w:sz w:val="20"/>
                  <w:szCs w:val="20"/>
                </w:rPr>
                <w:t>The system shall be able to restrict use of Lync voice for countries where VOIP is not permitted</w:t>
              </w:r>
            </w:ins>
          </w:p>
        </w:tc>
        <w:tc>
          <w:tcPr>
            <w:tcW w:w="448" w:type="pct"/>
          </w:tcPr>
          <w:p w:rsidR="00872D94" w:rsidRDefault="00872D94" w:rsidP="00872D94">
            <w:pPr>
              <w:keepNext/>
              <w:keepLines/>
              <w:rPr>
                <w:ins w:id="720" w:author="Ally Ward" w:date="2013-01-09T13:50:00Z"/>
                <w:rFonts w:ascii="Arial" w:hAnsi="Arial" w:cs="Arial"/>
                <w:color w:val="000000"/>
                <w:sz w:val="20"/>
                <w:szCs w:val="20"/>
              </w:rPr>
            </w:pPr>
            <w:ins w:id="721" w:author="Ally Ward" w:date="2013-01-09T13:51:00Z">
              <w:r>
                <w:rPr>
                  <w:rFonts w:ascii="Arial" w:hAnsi="Arial" w:cs="Arial"/>
                  <w:color w:val="000000"/>
                  <w:sz w:val="20"/>
                  <w:szCs w:val="20"/>
                </w:rPr>
                <w:t>Pilot</w:t>
              </w:r>
            </w:ins>
          </w:p>
        </w:tc>
      </w:tr>
      <w:tr w:rsidR="00872D94" w:rsidRPr="00D27256" w:rsidTr="00872D94">
        <w:trPr>
          <w:cantSplit/>
          <w:ins w:id="722" w:author="Ally Ward" w:date="2013-01-09T13:50:00Z"/>
        </w:trPr>
        <w:tc>
          <w:tcPr>
            <w:tcW w:w="306" w:type="pct"/>
            <w:shd w:val="clear" w:color="auto" w:fill="auto"/>
          </w:tcPr>
          <w:p w:rsidR="00872D94" w:rsidRPr="000657EE" w:rsidRDefault="00872D94" w:rsidP="00872D94">
            <w:pPr>
              <w:keepNext/>
              <w:keepLines/>
              <w:rPr>
                <w:ins w:id="723" w:author="Ally Ward" w:date="2013-01-09T13:50:00Z"/>
                <w:rStyle w:val="TDContents"/>
                <w:rFonts w:ascii="EYInterstate Light" w:hAnsi="EYInterstate Light"/>
                <w:sz w:val="20"/>
                <w:szCs w:val="20"/>
              </w:rPr>
            </w:pPr>
            <w:ins w:id="724" w:author="Ally Ward" w:date="2013-01-09T13:51:00Z">
              <w:r>
                <w:rPr>
                  <w:rFonts w:ascii="Arial" w:hAnsi="Arial" w:cs="Arial"/>
                  <w:color w:val="000000"/>
                  <w:sz w:val="20"/>
                  <w:szCs w:val="20"/>
                </w:rPr>
                <w:t>1124</w:t>
              </w:r>
            </w:ins>
          </w:p>
        </w:tc>
        <w:tc>
          <w:tcPr>
            <w:tcW w:w="525" w:type="pct"/>
            <w:shd w:val="clear" w:color="auto" w:fill="auto"/>
          </w:tcPr>
          <w:p w:rsidR="00872D94" w:rsidRPr="000657EE" w:rsidRDefault="00872D94" w:rsidP="00872D94">
            <w:pPr>
              <w:keepNext/>
              <w:keepLines/>
              <w:rPr>
                <w:ins w:id="725" w:author="Ally Ward" w:date="2013-01-09T13:50:00Z"/>
                <w:rStyle w:val="TDContents"/>
                <w:rFonts w:ascii="EYInterstate Light" w:hAnsi="EYInterstate Light"/>
                <w:sz w:val="20"/>
                <w:szCs w:val="20"/>
              </w:rPr>
            </w:pPr>
            <w:ins w:id="726"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27" w:author="Ally Ward" w:date="2013-01-09T13:50:00Z"/>
                <w:rStyle w:val="TDContents"/>
                <w:rFonts w:ascii="EYInterstate Light" w:hAnsi="EYInterstate Light"/>
                <w:sz w:val="20"/>
                <w:szCs w:val="20"/>
              </w:rPr>
            </w:pPr>
            <w:ins w:id="728" w:author="Ally Ward" w:date="2013-01-09T13:51:00Z">
              <w:r>
                <w:rPr>
                  <w:rFonts w:ascii="Arial" w:hAnsi="Arial" w:cs="Arial"/>
                  <w:color w:val="000000"/>
                  <w:sz w:val="20"/>
                  <w:szCs w:val="20"/>
                </w:rPr>
                <w:t>LY-AP-PE-015 Restrict any Lync TEHO by country</w:t>
              </w:r>
            </w:ins>
          </w:p>
        </w:tc>
        <w:tc>
          <w:tcPr>
            <w:tcW w:w="2882" w:type="pct"/>
            <w:shd w:val="clear" w:color="auto" w:fill="auto"/>
          </w:tcPr>
          <w:p w:rsidR="00872D94" w:rsidRPr="000657EE" w:rsidRDefault="00872D94" w:rsidP="00872D94">
            <w:pPr>
              <w:keepNext/>
              <w:keepLines/>
              <w:rPr>
                <w:ins w:id="729" w:author="Ally Ward" w:date="2013-01-09T13:50:00Z"/>
                <w:rStyle w:val="TDContents"/>
                <w:rFonts w:ascii="EYInterstate Light" w:hAnsi="EYInterstate Light"/>
                <w:sz w:val="20"/>
                <w:szCs w:val="20"/>
              </w:rPr>
            </w:pPr>
            <w:ins w:id="730" w:author="Ally Ward" w:date="2013-01-09T13:51:00Z">
              <w:r>
                <w:rPr>
                  <w:rFonts w:ascii="Arial" w:hAnsi="Arial" w:cs="Arial"/>
                  <w:color w:val="000000"/>
                  <w:sz w:val="20"/>
                  <w:szCs w:val="20"/>
                </w:rPr>
                <w:t>The system shall be able to apply a policy to block PSTN rerouting based on country</w:t>
              </w:r>
            </w:ins>
          </w:p>
        </w:tc>
        <w:tc>
          <w:tcPr>
            <w:tcW w:w="448" w:type="pct"/>
          </w:tcPr>
          <w:p w:rsidR="00872D94" w:rsidRDefault="00872D94" w:rsidP="00872D94">
            <w:pPr>
              <w:keepNext/>
              <w:keepLines/>
              <w:rPr>
                <w:ins w:id="731" w:author="Ally Ward" w:date="2013-01-09T13:50:00Z"/>
                <w:rFonts w:ascii="Arial" w:hAnsi="Arial" w:cs="Arial"/>
                <w:color w:val="000000"/>
                <w:sz w:val="20"/>
                <w:szCs w:val="20"/>
              </w:rPr>
            </w:pPr>
            <w:ins w:id="732" w:author="Ally Ward" w:date="2013-01-09T13:51:00Z">
              <w:r>
                <w:rPr>
                  <w:rFonts w:ascii="Arial" w:hAnsi="Arial" w:cs="Arial"/>
                  <w:color w:val="000000"/>
                  <w:sz w:val="20"/>
                  <w:szCs w:val="20"/>
                </w:rPr>
                <w:t>Pilot</w:t>
              </w:r>
            </w:ins>
          </w:p>
        </w:tc>
      </w:tr>
      <w:tr w:rsidR="00872D94" w:rsidRPr="00D27256" w:rsidTr="00872D94">
        <w:trPr>
          <w:cantSplit/>
          <w:ins w:id="733" w:author="Ally Ward" w:date="2013-01-09T13:50:00Z"/>
        </w:trPr>
        <w:tc>
          <w:tcPr>
            <w:tcW w:w="306" w:type="pct"/>
            <w:shd w:val="clear" w:color="auto" w:fill="auto"/>
          </w:tcPr>
          <w:p w:rsidR="00872D94" w:rsidRPr="000657EE" w:rsidRDefault="00872D94" w:rsidP="00872D94">
            <w:pPr>
              <w:keepNext/>
              <w:keepLines/>
              <w:rPr>
                <w:ins w:id="734" w:author="Ally Ward" w:date="2013-01-09T13:50:00Z"/>
                <w:rStyle w:val="TDContents"/>
                <w:rFonts w:ascii="EYInterstate Light" w:hAnsi="EYInterstate Light"/>
                <w:sz w:val="20"/>
                <w:szCs w:val="20"/>
              </w:rPr>
            </w:pPr>
            <w:ins w:id="735" w:author="Ally Ward" w:date="2013-01-09T13:51:00Z">
              <w:r>
                <w:rPr>
                  <w:rFonts w:ascii="Arial" w:hAnsi="Arial" w:cs="Arial"/>
                  <w:color w:val="000000"/>
                  <w:sz w:val="20"/>
                  <w:szCs w:val="20"/>
                </w:rPr>
                <w:t>1125</w:t>
              </w:r>
            </w:ins>
          </w:p>
        </w:tc>
        <w:tc>
          <w:tcPr>
            <w:tcW w:w="525" w:type="pct"/>
            <w:shd w:val="clear" w:color="auto" w:fill="auto"/>
          </w:tcPr>
          <w:p w:rsidR="00872D94" w:rsidRPr="000657EE" w:rsidRDefault="00872D94" w:rsidP="00872D94">
            <w:pPr>
              <w:keepNext/>
              <w:keepLines/>
              <w:rPr>
                <w:ins w:id="736" w:author="Ally Ward" w:date="2013-01-09T13:50:00Z"/>
                <w:rStyle w:val="TDContents"/>
                <w:rFonts w:ascii="EYInterstate Light" w:hAnsi="EYInterstate Light"/>
                <w:sz w:val="20"/>
                <w:szCs w:val="20"/>
              </w:rPr>
            </w:pPr>
            <w:ins w:id="737"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38" w:author="Ally Ward" w:date="2013-01-09T13:50:00Z"/>
                <w:rStyle w:val="TDContents"/>
                <w:rFonts w:ascii="EYInterstate Light" w:hAnsi="EYInterstate Light"/>
                <w:sz w:val="20"/>
                <w:szCs w:val="20"/>
              </w:rPr>
            </w:pPr>
            <w:ins w:id="739" w:author="Ally Ward" w:date="2013-01-09T13:51:00Z">
              <w:r>
                <w:rPr>
                  <w:rFonts w:ascii="Arial" w:hAnsi="Arial" w:cs="Arial"/>
                  <w:color w:val="000000"/>
                  <w:sz w:val="20"/>
                  <w:szCs w:val="20"/>
                </w:rPr>
                <w:t>LY-AP-PE-016 User disablement - urgent termination</w:t>
              </w:r>
            </w:ins>
          </w:p>
        </w:tc>
        <w:tc>
          <w:tcPr>
            <w:tcW w:w="2882" w:type="pct"/>
            <w:shd w:val="clear" w:color="auto" w:fill="auto"/>
          </w:tcPr>
          <w:p w:rsidR="00872D94" w:rsidRPr="000657EE" w:rsidRDefault="00872D94" w:rsidP="00872D94">
            <w:pPr>
              <w:keepNext/>
              <w:keepLines/>
              <w:rPr>
                <w:ins w:id="740" w:author="Ally Ward" w:date="2013-01-09T13:50:00Z"/>
                <w:rStyle w:val="TDContents"/>
                <w:rFonts w:ascii="EYInterstate Light" w:hAnsi="EYInterstate Light"/>
                <w:sz w:val="20"/>
                <w:szCs w:val="20"/>
              </w:rPr>
            </w:pPr>
            <w:ins w:id="741" w:author="Ally Ward" w:date="2013-01-09T13:51:00Z">
              <w:r>
                <w:rPr>
                  <w:rFonts w:ascii="Arial" w:hAnsi="Arial" w:cs="Arial"/>
                  <w:color w:val="000000"/>
                  <w:sz w:val="20"/>
                  <w:szCs w:val="20"/>
                </w:rPr>
                <w:t>The system shall be able to terminate access to Lync at one hour's notice  NOTE This will be acheived by the Provisioning Engine placing a user into an urgent termination queue</w:t>
              </w:r>
            </w:ins>
          </w:p>
        </w:tc>
        <w:tc>
          <w:tcPr>
            <w:tcW w:w="448" w:type="pct"/>
          </w:tcPr>
          <w:p w:rsidR="00872D94" w:rsidRDefault="00872D94" w:rsidP="00872D94">
            <w:pPr>
              <w:keepNext/>
              <w:keepLines/>
              <w:rPr>
                <w:ins w:id="742" w:author="Ally Ward" w:date="2013-01-09T13:50:00Z"/>
                <w:rFonts w:ascii="Arial" w:hAnsi="Arial" w:cs="Arial"/>
                <w:color w:val="000000"/>
                <w:sz w:val="20"/>
                <w:szCs w:val="20"/>
              </w:rPr>
            </w:pPr>
            <w:ins w:id="743" w:author="Ally Ward" w:date="2013-01-09T13:51:00Z">
              <w:r>
                <w:rPr>
                  <w:rFonts w:ascii="Arial" w:hAnsi="Arial" w:cs="Arial"/>
                  <w:color w:val="000000"/>
                  <w:sz w:val="20"/>
                  <w:szCs w:val="20"/>
                </w:rPr>
                <w:t>Pilot</w:t>
              </w:r>
            </w:ins>
          </w:p>
        </w:tc>
      </w:tr>
      <w:tr w:rsidR="00872D94" w:rsidRPr="00D27256" w:rsidTr="00872D94">
        <w:trPr>
          <w:cantSplit/>
          <w:ins w:id="744" w:author="Ally Ward" w:date="2013-01-09T13:50:00Z"/>
        </w:trPr>
        <w:tc>
          <w:tcPr>
            <w:tcW w:w="306" w:type="pct"/>
            <w:shd w:val="clear" w:color="auto" w:fill="auto"/>
          </w:tcPr>
          <w:p w:rsidR="00872D94" w:rsidRPr="000657EE" w:rsidRDefault="00872D94" w:rsidP="00872D94">
            <w:pPr>
              <w:keepNext/>
              <w:keepLines/>
              <w:rPr>
                <w:ins w:id="745" w:author="Ally Ward" w:date="2013-01-09T13:50:00Z"/>
                <w:rStyle w:val="TDContents"/>
                <w:rFonts w:ascii="EYInterstate Light" w:hAnsi="EYInterstate Light"/>
                <w:sz w:val="20"/>
                <w:szCs w:val="20"/>
              </w:rPr>
            </w:pPr>
            <w:ins w:id="746" w:author="Ally Ward" w:date="2013-01-09T13:51:00Z">
              <w:r>
                <w:rPr>
                  <w:rFonts w:ascii="Arial" w:hAnsi="Arial" w:cs="Arial"/>
                  <w:color w:val="000000"/>
                  <w:sz w:val="20"/>
                  <w:szCs w:val="20"/>
                </w:rPr>
                <w:t>1126</w:t>
              </w:r>
            </w:ins>
          </w:p>
        </w:tc>
        <w:tc>
          <w:tcPr>
            <w:tcW w:w="525" w:type="pct"/>
            <w:shd w:val="clear" w:color="auto" w:fill="auto"/>
          </w:tcPr>
          <w:p w:rsidR="00872D94" w:rsidRPr="000657EE" w:rsidRDefault="00872D94" w:rsidP="00872D94">
            <w:pPr>
              <w:keepNext/>
              <w:keepLines/>
              <w:rPr>
                <w:ins w:id="747" w:author="Ally Ward" w:date="2013-01-09T13:50:00Z"/>
                <w:rStyle w:val="TDContents"/>
                <w:rFonts w:ascii="EYInterstate Light" w:hAnsi="EYInterstate Light"/>
                <w:sz w:val="20"/>
                <w:szCs w:val="20"/>
              </w:rPr>
            </w:pPr>
            <w:ins w:id="748"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49" w:author="Ally Ward" w:date="2013-01-09T13:50:00Z"/>
                <w:rStyle w:val="TDContents"/>
                <w:rFonts w:ascii="EYInterstate Light" w:hAnsi="EYInterstate Light"/>
                <w:sz w:val="20"/>
                <w:szCs w:val="20"/>
              </w:rPr>
            </w:pPr>
            <w:ins w:id="750" w:author="Ally Ward" w:date="2013-01-09T13:51:00Z">
              <w:r>
                <w:rPr>
                  <w:rFonts w:ascii="Arial" w:hAnsi="Arial" w:cs="Arial"/>
                  <w:color w:val="000000"/>
                  <w:sz w:val="20"/>
                  <w:szCs w:val="20"/>
                </w:rPr>
                <w:t>LY-AP-PE-017 Default policies for new hires</w:t>
              </w:r>
            </w:ins>
          </w:p>
        </w:tc>
        <w:tc>
          <w:tcPr>
            <w:tcW w:w="2882" w:type="pct"/>
            <w:shd w:val="clear" w:color="auto" w:fill="auto"/>
          </w:tcPr>
          <w:p w:rsidR="00872D94" w:rsidRPr="000657EE" w:rsidRDefault="00872D94" w:rsidP="00872D94">
            <w:pPr>
              <w:keepNext/>
              <w:keepLines/>
              <w:rPr>
                <w:ins w:id="751" w:author="Ally Ward" w:date="2013-01-09T13:50:00Z"/>
                <w:rStyle w:val="TDContents"/>
                <w:rFonts w:ascii="EYInterstate Light" w:hAnsi="EYInterstate Light"/>
                <w:sz w:val="20"/>
                <w:szCs w:val="20"/>
              </w:rPr>
            </w:pPr>
            <w:ins w:id="752" w:author="Ally Ward" w:date="2013-01-09T13:51:00Z">
              <w:r>
                <w:rPr>
                  <w:rFonts w:ascii="Arial" w:hAnsi="Arial" w:cs="Arial"/>
                  <w:color w:val="000000"/>
                  <w:sz w:val="20"/>
                  <w:szCs w:val="20"/>
                </w:rPr>
                <w:t>The system shall support a default setting of policies for any office</w:t>
              </w:r>
            </w:ins>
          </w:p>
        </w:tc>
        <w:tc>
          <w:tcPr>
            <w:tcW w:w="448" w:type="pct"/>
          </w:tcPr>
          <w:p w:rsidR="00872D94" w:rsidRDefault="00872D94" w:rsidP="00872D94">
            <w:pPr>
              <w:keepNext/>
              <w:keepLines/>
              <w:rPr>
                <w:ins w:id="753" w:author="Ally Ward" w:date="2013-01-09T13:50:00Z"/>
                <w:rFonts w:ascii="Arial" w:hAnsi="Arial" w:cs="Arial"/>
                <w:color w:val="000000"/>
                <w:sz w:val="20"/>
                <w:szCs w:val="20"/>
              </w:rPr>
            </w:pPr>
            <w:ins w:id="754" w:author="Ally Ward" w:date="2013-01-09T13:51:00Z">
              <w:r>
                <w:rPr>
                  <w:rFonts w:ascii="Arial" w:hAnsi="Arial" w:cs="Arial"/>
                  <w:color w:val="000000"/>
                  <w:sz w:val="20"/>
                  <w:szCs w:val="20"/>
                </w:rPr>
                <w:t>Pilot</w:t>
              </w:r>
            </w:ins>
          </w:p>
        </w:tc>
      </w:tr>
      <w:tr w:rsidR="00872D94" w:rsidRPr="00D27256" w:rsidTr="00872D94">
        <w:trPr>
          <w:cantSplit/>
          <w:ins w:id="755" w:author="Ally Ward" w:date="2013-01-09T13:50:00Z"/>
        </w:trPr>
        <w:tc>
          <w:tcPr>
            <w:tcW w:w="306" w:type="pct"/>
            <w:shd w:val="clear" w:color="auto" w:fill="auto"/>
          </w:tcPr>
          <w:p w:rsidR="00872D94" w:rsidRPr="000657EE" w:rsidRDefault="00872D94" w:rsidP="00872D94">
            <w:pPr>
              <w:keepNext/>
              <w:keepLines/>
              <w:rPr>
                <w:ins w:id="756" w:author="Ally Ward" w:date="2013-01-09T13:50:00Z"/>
                <w:rStyle w:val="TDContents"/>
                <w:rFonts w:ascii="EYInterstate Light" w:hAnsi="EYInterstate Light"/>
                <w:sz w:val="20"/>
                <w:szCs w:val="20"/>
              </w:rPr>
            </w:pPr>
            <w:ins w:id="757" w:author="Ally Ward" w:date="2013-01-09T13:51:00Z">
              <w:r>
                <w:rPr>
                  <w:rFonts w:ascii="Arial" w:hAnsi="Arial" w:cs="Arial"/>
                  <w:color w:val="000000"/>
                  <w:sz w:val="20"/>
                  <w:szCs w:val="20"/>
                </w:rPr>
                <w:t>1127</w:t>
              </w:r>
            </w:ins>
          </w:p>
        </w:tc>
        <w:tc>
          <w:tcPr>
            <w:tcW w:w="525" w:type="pct"/>
            <w:shd w:val="clear" w:color="auto" w:fill="auto"/>
          </w:tcPr>
          <w:p w:rsidR="00872D94" w:rsidRPr="000657EE" w:rsidRDefault="00872D94" w:rsidP="00872D94">
            <w:pPr>
              <w:keepNext/>
              <w:keepLines/>
              <w:rPr>
                <w:ins w:id="758" w:author="Ally Ward" w:date="2013-01-09T13:50:00Z"/>
                <w:rStyle w:val="TDContents"/>
                <w:rFonts w:ascii="EYInterstate Light" w:hAnsi="EYInterstate Light"/>
                <w:sz w:val="20"/>
                <w:szCs w:val="20"/>
              </w:rPr>
            </w:pPr>
            <w:ins w:id="759"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60" w:author="Ally Ward" w:date="2013-01-09T13:50:00Z"/>
                <w:rStyle w:val="TDContents"/>
                <w:rFonts w:ascii="EYInterstate Light" w:hAnsi="EYInterstate Light"/>
                <w:sz w:val="20"/>
                <w:szCs w:val="20"/>
              </w:rPr>
            </w:pPr>
            <w:ins w:id="761" w:author="Ally Ward" w:date="2013-01-09T13:51:00Z">
              <w:r>
                <w:rPr>
                  <w:rFonts w:ascii="Arial" w:hAnsi="Arial" w:cs="Arial"/>
                  <w:color w:val="000000"/>
                  <w:sz w:val="20"/>
                  <w:szCs w:val="20"/>
                </w:rPr>
                <w:t>LY-AP-PE-018 Provision active users</w:t>
              </w:r>
            </w:ins>
          </w:p>
        </w:tc>
        <w:tc>
          <w:tcPr>
            <w:tcW w:w="2882" w:type="pct"/>
            <w:shd w:val="clear" w:color="auto" w:fill="auto"/>
          </w:tcPr>
          <w:p w:rsidR="00872D94" w:rsidRPr="000657EE" w:rsidRDefault="00872D94" w:rsidP="00872D94">
            <w:pPr>
              <w:keepNext/>
              <w:keepLines/>
              <w:rPr>
                <w:ins w:id="762" w:author="Ally Ward" w:date="2013-01-09T13:50:00Z"/>
                <w:rStyle w:val="TDContents"/>
                <w:rFonts w:ascii="EYInterstate Light" w:hAnsi="EYInterstate Light"/>
                <w:sz w:val="20"/>
                <w:szCs w:val="20"/>
              </w:rPr>
            </w:pPr>
            <w:ins w:id="763" w:author="Ally Ward" w:date="2013-01-09T13:51:00Z">
              <w:r>
                <w:rPr>
                  <w:rFonts w:ascii="Arial" w:hAnsi="Arial" w:cs="Arial"/>
                  <w:color w:val="000000"/>
                  <w:sz w:val="20"/>
                  <w:szCs w:val="20"/>
                </w:rPr>
                <w:t>The system shall provision Lync users with Active or pre-hire status in AD</w:t>
              </w:r>
            </w:ins>
          </w:p>
        </w:tc>
        <w:tc>
          <w:tcPr>
            <w:tcW w:w="448" w:type="pct"/>
          </w:tcPr>
          <w:p w:rsidR="00872D94" w:rsidRDefault="00872D94" w:rsidP="00872D94">
            <w:pPr>
              <w:keepNext/>
              <w:keepLines/>
              <w:rPr>
                <w:ins w:id="764" w:author="Ally Ward" w:date="2013-01-09T13:50:00Z"/>
                <w:rFonts w:ascii="Arial" w:hAnsi="Arial" w:cs="Arial"/>
                <w:color w:val="000000"/>
                <w:sz w:val="20"/>
                <w:szCs w:val="20"/>
              </w:rPr>
            </w:pPr>
            <w:ins w:id="765" w:author="Ally Ward" w:date="2013-01-09T13:51:00Z">
              <w:r>
                <w:rPr>
                  <w:rFonts w:ascii="Arial" w:hAnsi="Arial" w:cs="Arial"/>
                  <w:color w:val="000000"/>
                  <w:sz w:val="20"/>
                  <w:szCs w:val="20"/>
                </w:rPr>
                <w:t>Pilot</w:t>
              </w:r>
            </w:ins>
          </w:p>
        </w:tc>
      </w:tr>
      <w:tr w:rsidR="00872D94" w:rsidRPr="00D27256" w:rsidTr="00872D94">
        <w:trPr>
          <w:cantSplit/>
          <w:ins w:id="766" w:author="Ally Ward" w:date="2013-01-09T13:50:00Z"/>
        </w:trPr>
        <w:tc>
          <w:tcPr>
            <w:tcW w:w="306" w:type="pct"/>
            <w:shd w:val="clear" w:color="auto" w:fill="auto"/>
          </w:tcPr>
          <w:p w:rsidR="00872D94" w:rsidRPr="000657EE" w:rsidRDefault="00872D94" w:rsidP="00872D94">
            <w:pPr>
              <w:keepNext/>
              <w:keepLines/>
              <w:rPr>
                <w:ins w:id="767" w:author="Ally Ward" w:date="2013-01-09T13:50:00Z"/>
                <w:rStyle w:val="TDContents"/>
                <w:rFonts w:ascii="EYInterstate Light" w:hAnsi="EYInterstate Light"/>
                <w:sz w:val="20"/>
                <w:szCs w:val="20"/>
              </w:rPr>
            </w:pPr>
            <w:ins w:id="768" w:author="Ally Ward" w:date="2013-01-09T13:51:00Z">
              <w:r>
                <w:rPr>
                  <w:rFonts w:ascii="Arial" w:hAnsi="Arial" w:cs="Arial"/>
                  <w:color w:val="000000"/>
                  <w:sz w:val="20"/>
                  <w:szCs w:val="20"/>
                </w:rPr>
                <w:t>1128</w:t>
              </w:r>
            </w:ins>
          </w:p>
        </w:tc>
        <w:tc>
          <w:tcPr>
            <w:tcW w:w="525" w:type="pct"/>
            <w:shd w:val="clear" w:color="auto" w:fill="auto"/>
          </w:tcPr>
          <w:p w:rsidR="00872D94" w:rsidRPr="000657EE" w:rsidRDefault="00872D94" w:rsidP="00872D94">
            <w:pPr>
              <w:keepNext/>
              <w:keepLines/>
              <w:rPr>
                <w:ins w:id="769" w:author="Ally Ward" w:date="2013-01-09T13:50:00Z"/>
                <w:rStyle w:val="TDContents"/>
                <w:rFonts w:ascii="EYInterstate Light" w:hAnsi="EYInterstate Light"/>
                <w:sz w:val="20"/>
                <w:szCs w:val="20"/>
              </w:rPr>
            </w:pPr>
            <w:ins w:id="770"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71" w:author="Ally Ward" w:date="2013-01-09T13:50:00Z"/>
                <w:rStyle w:val="TDContents"/>
                <w:rFonts w:ascii="EYInterstate Light" w:hAnsi="EYInterstate Light"/>
                <w:sz w:val="20"/>
                <w:szCs w:val="20"/>
              </w:rPr>
            </w:pPr>
            <w:ins w:id="772" w:author="Ally Ward" w:date="2013-01-09T13:51:00Z">
              <w:r>
                <w:rPr>
                  <w:rFonts w:ascii="Arial" w:hAnsi="Arial" w:cs="Arial"/>
                  <w:color w:val="000000"/>
                  <w:sz w:val="20"/>
                  <w:szCs w:val="20"/>
                </w:rPr>
                <w:t>LY-AP-PE-019 Logging Provisioning Failures</w:t>
              </w:r>
            </w:ins>
          </w:p>
        </w:tc>
        <w:tc>
          <w:tcPr>
            <w:tcW w:w="2882" w:type="pct"/>
            <w:shd w:val="clear" w:color="auto" w:fill="auto"/>
          </w:tcPr>
          <w:p w:rsidR="00872D94" w:rsidRPr="000657EE" w:rsidRDefault="00872D94" w:rsidP="00872D94">
            <w:pPr>
              <w:keepNext/>
              <w:keepLines/>
              <w:rPr>
                <w:ins w:id="773" w:author="Ally Ward" w:date="2013-01-09T13:50:00Z"/>
                <w:rStyle w:val="TDContents"/>
                <w:rFonts w:ascii="EYInterstate Light" w:hAnsi="EYInterstate Light"/>
                <w:sz w:val="20"/>
                <w:szCs w:val="20"/>
              </w:rPr>
            </w:pPr>
            <w:ins w:id="774" w:author="Ally Ward" w:date="2013-01-09T13:51:00Z">
              <w:r>
                <w:rPr>
                  <w:rFonts w:ascii="Arial" w:hAnsi="Arial" w:cs="Arial"/>
                  <w:color w:val="000000"/>
                  <w:sz w:val="20"/>
                  <w:szCs w:val="20"/>
                </w:rPr>
                <w:t>The system shall report any occasions where user provisioning fails with details of the error NOTE Details of report TBC</w:t>
              </w:r>
            </w:ins>
          </w:p>
        </w:tc>
        <w:tc>
          <w:tcPr>
            <w:tcW w:w="448" w:type="pct"/>
          </w:tcPr>
          <w:p w:rsidR="00872D94" w:rsidRDefault="00872D94" w:rsidP="00872D94">
            <w:pPr>
              <w:keepNext/>
              <w:keepLines/>
              <w:rPr>
                <w:ins w:id="775" w:author="Ally Ward" w:date="2013-01-09T13:50:00Z"/>
                <w:rFonts w:ascii="Arial" w:hAnsi="Arial" w:cs="Arial"/>
                <w:color w:val="000000"/>
                <w:sz w:val="20"/>
                <w:szCs w:val="20"/>
              </w:rPr>
            </w:pPr>
            <w:ins w:id="776" w:author="Ally Ward" w:date="2013-01-09T13:51:00Z">
              <w:r>
                <w:rPr>
                  <w:rFonts w:ascii="Arial" w:hAnsi="Arial" w:cs="Arial"/>
                  <w:color w:val="000000"/>
                  <w:sz w:val="20"/>
                  <w:szCs w:val="20"/>
                </w:rPr>
                <w:t>Pilot</w:t>
              </w:r>
            </w:ins>
          </w:p>
        </w:tc>
      </w:tr>
      <w:tr w:rsidR="00872D94" w:rsidRPr="00D27256" w:rsidTr="00872D94">
        <w:trPr>
          <w:cantSplit/>
          <w:ins w:id="777" w:author="Ally Ward" w:date="2013-01-09T13:50:00Z"/>
        </w:trPr>
        <w:tc>
          <w:tcPr>
            <w:tcW w:w="306" w:type="pct"/>
            <w:shd w:val="clear" w:color="auto" w:fill="auto"/>
          </w:tcPr>
          <w:p w:rsidR="00872D94" w:rsidRPr="000657EE" w:rsidRDefault="00872D94" w:rsidP="00872D94">
            <w:pPr>
              <w:keepNext/>
              <w:keepLines/>
              <w:rPr>
                <w:ins w:id="778" w:author="Ally Ward" w:date="2013-01-09T13:50:00Z"/>
                <w:rStyle w:val="TDContents"/>
                <w:rFonts w:ascii="EYInterstate Light" w:hAnsi="EYInterstate Light"/>
                <w:sz w:val="20"/>
                <w:szCs w:val="20"/>
              </w:rPr>
            </w:pPr>
            <w:ins w:id="779" w:author="Ally Ward" w:date="2013-01-09T13:51:00Z">
              <w:r>
                <w:rPr>
                  <w:rFonts w:ascii="Arial" w:hAnsi="Arial" w:cs="Arial"/>
                  <w:color w:val="000000"/>
                  <w:sz w:val="20"/>
                  <w:szCs w:val="20"/>
                </w:rPr>
                <w:t>1129</w:t>
              </w:r>
            </w:ins>
          </w:p>
        </w:tc>
        <w:tc>
          <w:tcPr>
            <w:tcW w:w="525" w:type="pct"/>
            <w:shd w:val="clear" w:color="auto" w:fill="auto"/>
          </w:tcPr>
          <w:p w:rsidR="00872D94" w:rsidRPr="000657EE" w:rsidRDefault="00872D94" w:rsidP="00872D94">
            <w:pPr>
              <w:keepNext/>
              <w:keepLines/>
              <w:rPr>
                <w:ins w:id="780" w:author="Ally Ward" w:date="2013-01-09T13:50:00Z"/>
                <w:rStyle w:val="TDContents"/>
                <w:rFonts w:ascii="EYInterstate Light" w:hAnsi="EYInterstate Light"/>
                <w:sz w:val="20"/>
                <w:szCs w:val="20"/>
              </w:rPr>
            </w:pPr>
            <w:ins w:id="781"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82" w:author="Ally Ward" w:date="2013-01-09T13:50:00Z"/>
                <w:rStyle w:val="TDContents"/>
                <w:rFonts w:ascii="EYInterstate Light" w:hAnsi="EYInterstate Light"/>
                <w:sz w:val="20"/>
                <w:szCs w:val="20"/>
              </w:rPr>
            </w:pPr>
            <w:ins w:id="783" w:author="Ally Ward" w:date="2013-01-09T13:51:00Z">
              <w:r>
                <w:rPr>
                  <w:rFonts w:ascii="Arial" w:hAnsi="Arial" w:cs="Arial"/>
                  <w:color w:val="000000"/>
                  <w:sz w:val="20"/>
                  <w:szCs w:val="20"/>
                </w:rPr>
                <w:t>LY-AP-PE-020 Synchronise changes to AD attributes</w:t>
              </w:r>
            </w:ins>
          </w:p>
        </w:tc>
        <w:tc>
          <w:tcPr>
            <w:tcW w:w="2882" w:type="pct"/>
            <w:shd w:val="clear" w:color="auto" w:fill="auto"/>
          </w:tcPr>
          <w:p w:rsidR="00872D94" w:rsidRPr="000657EE" w:rsidRDefault="00872D94" w:rsidP="00872D94">
            <w:pPr>
              <w:keepNext/>
              <w:keepLines/>
              <w:rPr>
                <w:ins w:id="784" w:author="Ally Ward" w:date="2013-01-09T13:50:00Z"/>
                <w:rStyle w:val="TDContents"/>
                <w:rFonts w:ascii="EYInterstate Light" w:hAnsi="EYInterstate Light"/>
                <w:sz w:val="20"/>
                <w:szCs w:val="20"/>
              </w:rPr>
            </w:pPr>
            <w:ins w:id="785" w:author="Ally Ward" w:date="2013-01-09T13:51:00Z">
              <w:r>
                <w:rPr>
                  <w:rFonts w:ascii="Arial" w:hAnsi="Arial" w:cs="Arial"/>
                  <w:color w:val="000000"/>
                  <w:sz w:val="20"/>
                  <w:szCs w:val="20"/>
                </w:rPr>
                <w:t>The system shall recognise key attibutes changes in the GHRDB database or Active Directory and apply these changes  to the provisioning of a Lync account Examples could be: - User moves office location - User is promoted to a different grade entitled to different voice policies - Email chnage - Phone number change</w:t>
              </w:r>
            </w:ins>
          </w:p>
        </w:tc>
        <w:tc>
          <w:tcPr>
            <w:tcW w:w="448" w:type="pct"/>
          </w:tcPr>
          <w:p w:rsidR="00872D94" w:rsidRDefault="00872D94" w:rsidP="00872D94">
            <w:pPr>
              <w:keepNext/>
              <w:keepLines/>
              <w:rPr>
                <w:ins w:id="786" w:author="Ally Ward" w:date="2013-01-09T13:50:00Z"/>
                <w:rFonts w:ascii="Arial" w:hAnsi="Arial" w:cs="Arial"/>
                <w:color w:val="000000"/>
                <w:sz w:val="20"/>
                <w:szCs w:val="20"/>
              </w:rPr>
            </w:pPr>
            <w:ins w:id="787" w:author="Ally Ward" w:date="2013-01-09T13:51:00Z">
              <w:r>
                <w:rPr>
                  <w:rFonts w:ascii="Arial" w:hAnsi="Arial" w:cs="Arial"/>
                  <w:color w:val="000000"/>
                  <w:sz w:val="20"/>
                  <w:szCs w:val="20"/>
                </w:rPr>
                <w:t>Pilot</w:t>
              </w:r>
            </w:ins>
          </w:p>
        </w:tc>
      </w:tr>
      <w:tr w:rsidR="00872D94" w:rsidRPr="00D27256" w:rsidTr="00872D94">
        <w:trPr>
          <w:cantSplit/>
          <w:ins w:id="788" w:author="Ally Ward" w:date="2013-01-09T13:50:00Z"/>
        </w:trPr>
        <w:tc>
          <w:tcPr>
            <w:tcW w:w="306" w:type="pct"/>
            <w:shd w:val="clear" w:color="auto" w:fill="auto"/>
          </w:tcPr>
          <w:p w:rsidR="00872D94" w:rsidRPr="000657EE" w:rsidRDefault="00872D94" w:rsidP="00872D94">
            <w:pPr>
              <w:keepNext/>
              <w:keepLines/>
              <w:rPr>
                <w:ins w:id="789" w:author="Ally Ward" w:date="2013-01-09T13:50:00Z"/>
                <w:rStyle w:val="TDContents"/>
                <w:rFonts w:ascii="EYInterstate Light" w:hAnsi="EYInterstate Light"/>
                <w:sz w:val="20"/>
                <w:szCs w:val="20"/>
              </w:rPr>
            </w:pPr>
            <w:ins w:id="790" w:author="Ally Ward" w:date="2013-01-09T13:51:00Z">
              <w:r>
                <w:rPr>
                  <w:rFonts w:ascii="Arial" w:hAnsi="Arial" w:cs="Arial"/>
                  <w:color w:val="000000"/>
                  <w:sz w:val="20"/>
                  <w:szCs w:val="20"/>
                </w:rPr>
                <w:t>1130</w:t>
              </w:r>
            </w:ins>
          </w:p>
        </w:tc>
        <w:tc>
          <w:tcPr>
            <w:tcW w:w="525" w:type="pct"/>
            <w:shd w:val="clear" w:color="auto" w:fill="auto"/>
          </w:tcPr>
          <w:p w:rsidR="00872D94" w:rsidRPr="000657EE" w:rsidRDefault="00872D94" w:rsidP="00872D94">
            <w:pPr>
              <w:keepNext/>
              <w:keepLines/>
              <w:rPr>
                <w:ins w:id="791" w:author="Ally Ward" w:date="2013-01-09T13:50:00Z"/>
                <w:rStyle w:val="TDContents"/>
                <w:rFonts w:ascii="EYInterstate Light" w:hAnsi="EYInterstate Light"/>
                <w:sz w:val="20"/>
                <w:szCs w:val="20"/>
              </w:rPr>
            </w:pPr>
            <w:ins w:id="792"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793" w:author="Ally Ward" w:date="2013-01-09T13:50:00Z"/>
                <w:rStyle w:val="TDContents"/>
                <w:rFonts w:ascii="EYInterstate Light" w:hAnsi="EYInterstate Light"/>
                <w:sz w:val="20"/>
                <w:szCs w:val="20"/>
              </w:rPr>
            </w:pPr>
            <w:ins w:id="794" w:author="Ally Ward" w:date="2013-01-09T13:51:00Z">
              <w:r>
                <w:rPr>
                  <w:rFonts w:ascii="Arial" w:hAnsi="Arial" w:cs="Arial"/>
                  <w:color w:val="000000"/>
                  <w:sz w:val="20"/>
                  <w:szCs w:val="20"/>
                </w:rPr>
                <w:t>LY-AP-PE-021 Ad-hoc user requested changes to polices contrary to default policy</w:t>
              </w:r>
            </w:ins>
          </w:p>
        </w:tc>
        <w:tc>
          <w:tcPr>
            <w:tcW w:w="2882" w:type="pct"/>
            <w:shd w:val="clear" w:color="auto" w:fill="auto"/>
          </w:tcPr>
          <w:p w:rsidR="00872D94" w:rsidRPr="000657EE" w:rsidRDefault="00872D94" w:rsidP="00872D94">
            <w:pPr>
              <w:keepNext/>
              <w:keepLines/>
              <w:rPr>
                <w:ins w:id="795" w:author="Ally Ward" w:date="2013-01-09T13:50:00Z"/>
                <w:rStyle w:val="TDContents"/>
                <w:rFonts w:ascii="EYInterstate Light" w:hAnsi="EYInterstate Light"/>
                <w:sz w:val="20"/>
                <w:szCs w:val="20"/>
              </w:rPr>
            </w:pPr>
            <w:ins w:id="796" w:author="Ally Ward" w:date="2013-01-09T13:51:00Z">
              <w:r>
                <w:rPr>
                  <w:rFonts w:ascii="Arial" w:hAnsi="Arial" w:cs="Arial"/>
                  <w:color w:val="000000"/>
                  <w:sz w:val="20"/>
                  <w:szCs w:val="20"/>
                </w:rPr>
                <w:t>The system shall provide the ability to make suitably approved adhoc changes to individual users or sets of users  policies Examples could be: - User requested (and authorised) change to class of service - User requested (and authorised) change to federation rights - User requested (and authorised) change to chat archive rights</w:t>
              </w:r>
            </w:ins>
          </w:p>
        </w:tc>
        <w:tc>
          <w:tcPr>
            <w:tcW w:w="448" w:type="pct"/>
          </w:tcPr>
          <w:p w:rsidR="00872D94" w:rsidRDefault="00872D94" w:rsidP="00872D94">
            <w:pPr>
              <w:keepNext/>
              <w:keepLines/>
              <w:rPr>
                <w:ins w:id="797" w:author="Ally Ward" w:date="2013-01-09T13:50:00Z"/>
                <w:rFonts w:ascii="Arial" w:hAnsi="Arial" w:cs="Arial"/>
                <w:color w:val="000000"/>
                <w:sz w:val="20"/>
                <w:szCs w:val="20"/>
              </w:rPr>
            </w:pPr>
            <w:ins w:id="798" w:author="Ally Ward" w:date="2013-01-09T13:51:00Z">
              <w:r>
                <w:rPr>
                  <w:rFonts w:ascii="Arial" w:hAnsi="Arial" w:cs="Arial"/>
                  <w:color w:val="000000"/>
                  <w:sz w:val="20"/>
                  <w:szCs w:val="20"/>
                </w:rPr>
                <w:t>Pilot</w:t>
              </w:r>
            </w:ins>
          </w:p>
        </w:tc>
      </w:tr>
      <w:tr w:rsidR="00872D94" w:rsidRPr="00D27256" w:rsidTr="00872D94">
        <w:trPr>
          <w:cantSplit/>
          <w:ins w:id="799" w:author="Ally Ward" w:date="2013-01-09T13:50:00Z"/>
        </w:trPr>
        <w:tc>
          <w:tcPr>
            <w:tcW w:w="306" w:type="pct"/>
            <w:shd w:val="clear" w:color="auto" w:fill="auto"/>
          </w:tcPr>
          <w:p w:rsidR="00872D94" w:rsidRPr="000657EE" w:rsidRDefault="00872D94" w:rsidP="00872D94">
            <w:pPr>
              <w:keepNext/>
              <w:keepLines/>
              <w:rPr>
                <w:ins w:id="800" w:author="Ally Ward" w:date="2013-01-09T13:50:00Z"/>
                <w:rStyle w:val="TDContents"/>
                <w:rFonts w:ascii="EYInterstate Light" w:hAnsi="EYInterstate Light"/>
                <w:sz w:val="20"/>
                <w:szCs w:val="20"/>
              </w:rPr>
            </w:pPr>
            <w:ins w:id="801" w:author="Ally Ward" w:date="2013-01-09T13:51:00Z">
              <w:r>
                <w:rPr>
                  <w:rFonts w:ascii="Arial" w:hAnsi="Arial" w:cs="Arial"/>
                  <w:color w:val="000000"/>
                  <w:sz w:val="20"/>
                  <w:szCs w:val="20"/>
                </w:rPr>
                <w:t>1131</w:t>
              </w:r>
            </w:ins>
          </w:p>
        </w:tc>
        <w:tc>
          <w:tcPr>
            <w:tcW w:w="525" w:type="pct"/>
            <w:shd w:val="clear" w:color="auto" w:fill="auto"/>
          </w:tcPr>
          <w:p w:rsidR="00872D94" w:rsidRPr="000657EE" w:rsidRDefault="00872D94" w:rsidP="00872D94">
            <w:pPr>
              <w:keepNext/>
              <w:keepLines/>
              <w:rPr>
                <w:ins w:id="802" w:author="Ally Ward" w:date="2013-01-09T13:50:00Z"/>
                <w:rStyle w:val="TDContents"/>
                <w:rFonts w:ascii="EYInterstate Light" w:hAnsi="EYInterstate Light"/>
                <w:sz w:val="20"/>
                <w:szCs w:val="20"/>
              </w:rPr>
            </w:pPr>
            <w:ins w:id="803"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04" w:author="Ally Ward" w:date="2013-01-09T13:50:00Z"/>
                <w:rStyle w:val="TDContents"/>
                <w:rFonts w:ascii="EYInterstate Light" w:hAnsi="EYInterstate Light"/>
                <w:sz w:val="20"/>
                <w:szCs w:val="20"/>
              </w:rPr>
            </w:pPr>
            <w:ins w:id="805" w:author="Ally Ward" w:date="2013-01-09T13:51:00Z">
              <w:r>
                <w:rPr>
                  <w:rFonts w:ascii="Arial" w:hAnsi="Arial" w:cs="Arial"/>
                  <w:color w:val="000000"/>
                  <w:sz w:val="20"/>
                  <w:szCs w:val="20"/>
                </w:rPr>
                <w:t>LY-AP-PE-022 Enabling Lync accounts in the AT&amp;T AD Forest</w:t>
              </w:r>
            </w:ins>
          </w:p>
        </w:tc>
        <w:tc>
          <w:tcPr>
            <w:tcW w:w="2882" w:type="pct"/>
            <w:shd w:val="clear" w:color="auto" w:fill="auto"/>
          </w:tcPr>
          <w:p w:rsidR="00872D94" w:rsidRPr="000657EE" w:rsidRDefault="00872D94" w:rsidP="00872D94">
            <w:pPr>
              <w:keepNext/>
              <w:keepLines/>
              <w:rPr>
                <w:ins w:id="806" w:author="Ally Ward" w:date="2013-01-09T13:50:00Z"/>
                <w:rStyle w:val="TDContents"/>
                <w:rFonts w:ascii="EYInterstate Light" w:hAnsi="EYInterstate Light"/>
                <w:sz w:val="20"/>
                <w:szCs w:val="20"/>
              </w:rPr>
            </w:pPr>
            <w:ins w:id="807" w:author="Ally Ward" w:date="2013-01-09T13:51:00Z">
              <w:r>
                <w:rPr>
                  <w:rFonts w:ascii="Arial" w:hAnsi="Arial" w:cs="Arial"/>
                  <w:color w:val="000000"/>
                  <w:sz w:val="20"/>
                  <w:szCs w:val="20"/>
                </w:rPr>
                <w:t>Logic / lookups or direct access shall be developed to enable users and apply policiy changes for Lync users in the ATT AD  forest. NOTE: Policies will be passed in a comma delimited field and synchronised to the ATT AD forest. These policy names will be  applied by ATT to Lync as polices for the user. NOTE Details of logic TBD</w:t>
              </w:r>
            </w:ins>
          </w:p>
        </w:tc>
        <w:tc>
          <w:tcPr>
            <w:tcW w:w="448" w:type="pct"/>
          </w:tcPr>
          <w:p w:rsidR="00872D94" w:rsidRDefault="00872D94" w:rsidP="00872D94">
            <w:pPr>
              <w:keepNext/>
              <w:keepLines/>
              <w:rPr>
                <w:ins w:id="808" w:author="Ally Ward" w:date="2013-01-09T13:50:00Z"/>
                <w:rFonts w:ascii="Arial" w:hAnsi="Arial" w:cs="Arial"/>
                <w:color w:val="000000"/>
                <w:sz w:val="20"/>
                <w:szCs w:val="20"/>
              </w:rPr>
            </w:pPr>
            <w:ins w:id="809" w:author="Ally Ward" w:date="2013-01-09T13:51:00Z">
              <w:r>
                <w:rPr>
                  <w:rFonts w:ascii="Arial" w:hAnsi="Arial" w:cs="Arial"/>
                  <w:color w:val="000000"/>
                  <w:sz w:val="20"/>
                  <w:szCs w:val="20"/>
                </w:rPr>
                <w:t>Pilot</w:t>
              </w:r>
            </w:ins>
          </w:p>
        </w:tc>
      </w:tr>
      <w:tr w:rsidR="00872D94" w:rsidRPr="00D27256" w:rsidTr="00872D94">
        <w:trPr>
          <w:cantSplit/>
          <w:ins w:id="810" w:author="Ally Ward" w:date="2013-01-09T13:50:00Z"/>
        </w:trPr>
        <w:tc>
          <w:tcPr>
            <w:tcW w:w="306" w:type="pct"/>
            <w:shd w:val="clear" w:color="auto" w:fill="auto"/>
          </w:tcPr>
          <w:p w:rsidR="00872D94" w:rsidRPr="000657EE" w:rsidRDefault="00872D94" w:rsidP="00872D94">
            <w:pPr>
              <w:keepNext/>
              <w:keepLines/>
              <w:rPr>
                <w:ins w:id="811" w:author="Ally Ward" w:date="2013-01-09T13:50:00Z"/>
                <w:rStyle w:val="TDContents"/>
                <w:rFonts w:ascii="EYInterstate Light" w:hAnsi="EYInterstate Light"/>
                <w:sz w:val="20"/>
                <w:szCs w:val="20"/>
              </w:rPr>
            </w:pPr>
            <w:ins w:id="812" w:author="Ally Ward" w:date="2013-01-09T13:51:00Z">
              <w:r>
                <w:rPr>
                  <w:rFonts w:ascii="Arial" w:hAnsi="Arial" w:cs="Arial"/>
                  <w:color w:val="000000"/>
                  <w:sz w:val="20"/>
                  <w:szCs w:val="20"/>
                </w:rPr>
                <w:t>1132</w:t>
              </w:r>
            </w:ins>
          </w:p>
        </w:tc>
        <w:tc>
          <w:tcPr>
            <w:tcW w:w="525" w:type="pct"/>
            <w:shd w:val="clear" w:color="auto" w:fill="auto"/>
          </w:tcPr>
          <w:p w:rsidR="00872D94" w:rsidRPr="000657EE" w:rsidRDefault="00872D94" w:rsidP="00872D94">
            <w:pPr>
              <w:keepNext/>
              <w:keepLines/>
              <w:rPr>
                <w:ins w:id="813" w:author="Ally Ward" w:date="2013-01-09T13:50:00Z"/>
                <w:rStyle w:val="TDContents"/>
                <w:rFonts w:ascii="EYInterstate Light" w:hAnsi="EYInterstate Light"/>
                <w:sz w:val="20"/>
                <w:szCs w:val="20"/>
              </w:rPr>
            </w:pPr>
            <w:ins w:id="814"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15" w:author="Ally Ward" w:date="2013-01-09T13:50:00Z"/>
                <w:rStyle w:val="TDContents"/>
                <w:rFonts w:ascii="EYInterstate Light" w:hAnsi="EYInterstate Light"/>
                <w:sz w:val="20"/>
                <w:szCs w:val="20"/>
              </w:rPr>
            </w:pPr>
            <w:ins w:id="816" w:author="Ally Ward" w:date="2013-01-09T13:51:00Z">
              <w:r>
                <w:rPr>
                  <w:rFonts w:ascii="Arial" w:hAnsi="Arial" w:cs="Arial"/>
                  <w:color w:val="000000"/>
                  <w:sz w:val="20"/>
                  <w:szCs w:val="20"/>
                </w:rPr>
                <w:t>LY-AP-PE-023 Retain disabled account for a period of time</w:t>
              </w:r>
            </w:ins>
          </w:p>
        </w:tc>
        <w:tc>
          <w:tcPr>
            <w:tcW w:w="2882" w:type="pct"/>
            <w:shd w:val="clear" w:color="auto" w:fill="auto"/>
          </w:tcPr>
          <w:p w:rsidR="00872D94" w:rsidRPr="000657EE" w:rsidRDefault="00872D94" w:rsidP="00872D94">
            <w:pPr>
              <w:keepNext/>
              <w:keepLines/>
              <w:rPr>
                <w:ins w:id="817" w:author="Ally Ward" w:date="2013-01-09T13:50:00Z"/>
                <w:rStyle w:val="TDContents"/>
                <w:rFonts w:ascii="EYInterstate Light" w:hAnsi="EYInterstate Light"/>
                <w:sz w:val="20"/>
                <w:szCs w:val="20"/>
              </w:rPr>
            </w:pPr>
            <w:ins w:id="818" w:author="Ally Ward" w:date="2013-01-09T13:51:00Z">
              <w:r>
                <w:rPr>
                  <w:rFonts w:ascii="Arial" w:hAnsi="Arial" w:cs="Arial"/>
                  <w:color w:val="000000"/>
                  <w:sz w:val="20"/>
                  <w:szCs w:val="20"/>
                </w:rPr>
                <w:t>The system shall have the ability to retain a user for a default period of time  Note Default set by by country</w:t>
              </w:r>
            </w:ins>
          </w:p>
        </w:tc>
        <w:tc>
          <w:tcPr>
            <w:tcW w:w="448" w:type="pct"/>
          </w:tcPr>
          <w:p w:rsidR="00872D94" w:rsidRDefault="00872D94" w:rsidP="00872D94">
            <w:pPr>
              <w:keepNext/>
              <w:keepLines/>
              <w:rPr>
                <w:ins w:id="819" w:author="Ally Ward" w:date="2013-01-09T13:50:00Z"/>
                <w:rFonts w:ascii="Arial" w:hAnsi="Arial" w:cs="Arial"/>
                <w:color w:val="000000"/>
                <w:sz w:val="20"/>
                <w:szCs w:val="20"/>
              </w:rPr>
            </w:pPr>
            <w:ins w:id="820" w:author="Ally Ward" w:date="2013-01-09T13:51:00Z">
              <w:r>
                <w:rPr>
                  <w:rFonts w:ascii="Arial" w:hAnsi="Arial" w:cs="Arial"/>
                  <w:color w:val="000000"/>
                  <w:sz w:val="20"/>
                  <w:szCs w:val="20"/>
                </w:rPr>
                <w:t>Pilot</w:t>
              </w:r>
            </w:ins>
          </w:p>
        </w:tc>
      </w:tr>
      <w:tr w:rsidR="00872D94" w:rsidRPr="00D27256" w:rsidTr="00872D94">
        <w:trPr>
          <w:cantSplit/>
          <w:ins w:id="821" w:author="Ally Ward" w:date="2013-01-09T13:50:00Z"/>
        </w:trPr>
        <w:tc>
          <w:tcPr>
            <w:tcW w:w="306" w:type="pct"/>
            <w:shd w:val="clear" w:color="auto" w:fill="auto"/>
          </w:tcPr>
          <w:p w:rsidR="00872D94" w:rsidRPr="000657EE" w:rsidRDefault="00872D94" w:rsidP="00872D94">
            <w:pPr>
              <w:keepNext/>
              <w:keepLines/>
              <w:rPr>
                <w:ins w:id="822" w:author="Ally Ward" w:date="2013-01-09T13:50:00Z"/>
                <w:rStyle w:val="TDContents"/>
                <w:rFonts w:ascii="EYInterstate Light" w:hAnsi="EYInterstate Light"/>
                <w:sz w:val="20"/>
                <w:szCs w:val="20"/>
              </w:rPr>
            </w:pPr>
            <w:ins w:id="823" w:author="Ally Ward" w:date="2013-01-09T13:51:00Z">
              <w:r>
                <w:rPr>
                  <w:rFonts w:ascii="Arial" w:hAnsi="Arial" w:cs="Arial"/>
                  <w:color w:val="000000"/>
                  <w:sz w:val="20"/>
                  <w:szCs w:val="20"/>
                </w:rPr>
                <w:t>1133</w:t>
              </w:r>
            </w:ins>
          </w:p>
        </w:tc>
        <w:tc>
          <w:tcPr>
            <w:tcW w:w="525" w:type="pct"/>
            <w:shd w:val="clear" w:color="auto" w:fill="auto"/>
          </w:tcPr>
          <w:p w:rsidR="00872D94" w:rsidRPr="000657EE" w:rsidRDefault="00872D94" w:rsidP="00872D94">
            <w:pPr>
              <w:keepNext/>
              <w:keepLines/>
              <w:rPr>
                <w:ins w:id="824" w:author="Ally Ward" w:date="2013-01-09T13:50:00Z"/>
                <w:rStyle w:val="TDContents"/>
                <w:rFonts w:ascii="EYInterstate Light" w:hAnsi="EYInterstate Light"/>
                <w:sz w:val="20"/>
                <w:szCs w:val="20"/>
              </w:rPr>
            </w:pPr>
            <w:ins w:id="825"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26" w:author="Ally Ward" w:date="2013-01-09T13:50:00Z"/>
                <w:rStyle w:val="TDContents"/>
                <w:rFonts w:ascii="EYInterstate Light" w:hAnsi="EYInterstate Light"/>
                <w:sz w:val="20"/>
                <w:szCs w:val="20"/>
              </w:rPr>
            </w:pPr>
            <w:ins w:id="827" w:author="Ally Ward" w:date="2013-01-09T13:51:00Z">
              <w:r>
                <w:rPr>
                  <w:rFonts w:ascii="Arial" w:hAnsi="Arial" w:cs="Arial"/>
                  <w:color w:val="000000"/>
                  <w:sz w:val="20"/>
                  <w:szCs w:val="20"/>
                </w:rPr>
                <w:t>LY-AP-PE-024 Operations managing Provisioning mapping tables through an online interface</w:t>
              </w:r>
            </w:ins>
          </w:p>
        </w:tc>
        <w:tc>
          <w:tcPr>
            <w:tcW w:w="2882" w:type="pct"/>
            <w:shd w:val="clear" w:color="auto" w:fill="auto"/>
          </w:tcPr>
          <w:p w:rsidR="00872D94" w:rsidRPr="000657EE" w:rsidRDefault="00872D94" w:rsidP="00872D94">
            <w:pPr>
              <w:keepNext/>
              <w:keepLines/>
              <w:rPr>
                <w:ins w:id="828" w:author="Ally Ward" w:date="2013-01-09T13:50:00Z"/>
                <w:rStyle w:val="TDContents"/>
                <w:rFonts w:ascii="EYInterstate Light" w:hAnsi="EYInterstate Light"/>
                <w:sz w:val="20"/>
                <w:szCs w:val="20"/>
              </w:rPr>
            </w:pPr>
            <w:ins w:id="829" w:author="Ally Ward" w:date="2013-01-09T13:51:00Z">
              <w:r>
                <w:rPr>
                  <w:rFonts w:ascii="Arial" w:hAnsi="Arial" w:cs="Arial"/>
                  <w:color w:val="000000"/>
                  <w:sz w:val="20"/>
                  <w:szCs w:val="20"/>
                </w:rPr>
                <w:t>Operations shall have the ability to manage the ‘User provisioning mapping tables’ through an online interface</w:t>
              </w:r>
            </w:ins>
          </w:p>
        </w:tc>
        <w:tc>
          <w:tcPr>
            <w:tcW w:w="448" w:type="pct"/>
          </w:tcPr>
          <w:p w:rsidR="00872D94" w:rsidRDefault="00872D94" w:rsidP="00872D94">
            <w:pPr>
              <w:keepNext/>
              <w:keepLines/>
              <w:rPr>
                <w:ins w:id="830" w:author="Ally Ward" w:date="2013-01-09T13:50:00Z"/>
                <w:rFonts w:ascii="Arial" w:hAnsi="Arial" w:cs="Arial"/>
                <w:color w:val="000000"/>
                <w:sz w:val="20"/>
                <w:szCs w:val="20"/>
              </w:rPr>
            </w:pPr>
            <w:ins w:id="831" w:author="Ally Ward" w:date="2013-01-09T13:51:00Z">
              <w:r>
                <w:rPr>
                  <w:rFonts w:ascii="Arial" w:hAnsi="Arial" w:cs="Arial"/>
                  <w:color w:val="000000"/>
                  <w:sz w:val="20"/>
                  <w:szCs w:val="20"/>
                </w:rPr>
                <w:t>Pilot</w:t>
              </w:r>
            </w:ins>
          </w:p>
        </w:tc>
      </w:tr>
      <w:tr w:rsidR="00872D94" w:rsidRPr="00D27256" w:rsidTr="00872D94">
        <w:trPr>
          <w:cantSplit/>
          <w:ins w:id="832" w:author="Ally Ward" w:date="2013-01-09T13:50:00Z"/>
        </w:trPr>
        <w:tc>
          <w:tcPr>
            <w:tcW w:w="306" w:type="pct"/>
            <w:shd w:val="clear" w:color="auto" w:fill="auto"/>
          </w:tcPr>
          <w:p w:rsidR="00872D94" w:rsidRPr="000657EE" w:rsidRDefault="00872D94" w:rsidP="00872D94">
            <w:pPr>
              <w:keepNext/>
              <w:keepLines/>
              <w:rPr>
                <w:ins w:id="833" w:author="Ally Ward" w:date="2013-01-09T13:50:00Z"/>
                <w:rStyle w:val="TDContents"/>
                <w:rFonts w:ascii="EYInterstate Light" w:hAnsi="EYInterstate Light"/>
                <w:sz w:val="20"/>
                <w:szCs w:val="20"/>
              </w:rPr>
            </w:pPr>
            <w:ins w:id="834" w:author="Ally Ward" w:date="2013-01-09T13:51:00Z">
              <w:r>
                <w:rPr>
                  <w:rFonts w:ascii="Arial" w:hAnsi="Arial" w:cs="Arial"/>
                  <w:color w:val="000000"/>
                  <w:sz w:val="20"/>
                  <w:szCs w:val="20"/>
                </w:rPr>
                <w:t>1134</w:t>
              </w:r>
            </w:ins>
          </w:p>
        </w:tc>
        <w:tc>
          <w:tcPr>
            <w:tcW w:w="525" w:type="pct"/>
            <w:shd w:val="clear" w:color="auto" w:fill="auto"/>
          </w:tcPr>
          <w:p w:rsidR="00872D94" w:rsidRPr="000657EE" w:rsidRDefault="00872D94" w:rsidP="00872D94">
            <w:pPr>
              <w:keepNext/>
              <w:keepLines/>
              <w:rPr>
                <w:ins w:id="835" w:author="Ally Ward" w:date="2013-01-09T13:50:00Z"/>
                <w:rStyle w:val="TDContents"/>
                <w:rFonts w:ascii="EYInterstate Light" w:hAnsi="EYInterstate Light"/>
                <w:sz w:val="20"/>
                <w:szCs w:val="20"/>
              </w:rPr>
            </w:pPr>
            <w:ins w:id="836"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37" w:author="Ally Ward" w:date="2013-01-09T13:50:00Z"/>
                <w:rStyle w:val="TDContents"/>
                <w:rFonts w:ascii="EYInterstate Light" w:hAnsi="EYInterstate Light"/>
                <w:sz w:val="20"/>
                <w:szCs w:val="20"/>
              </w:rPr>
            </w:pPr>
            <w:ins w:id="838" w:author="Ally Ward" w:date="2013-01-09T13:51:00Z">
              <w:r>
                <w:rPr>
                  <w:rFonts w:ascii="Arial" w:hAnsi="Arial" w:cs="Arial"/>
                  <w:color w:val="000000"/>
                  <w:sz w:val="20"/>
                  <w:szCs w:val="20"/>
                </w:rPr>
                <w:t>LY-AP-PE-025 Bulk User provisioning</w:t>
              </w:r>
            </w:ins>
          </w:p>
        </w:tc>
        <w:tc>
          <w:tcPr>
            <w:tcW w:w="2882" w:type="pct"/>
            <w:shd w:val="clear" w:color="auto" w:fill="auto"/>
          </w:tcPr>
          <w:p w:rsidR="00872D94" w:rsidRPr="000657EE" w:rsidRDefault="00872D94" w:rsidP="00872D94">
            <w:pPr>
              <w:keepNext/>
              <w:keepLines/>
              <w:rPr>
                <w:ins w:id="839" w:author="Ally Ward" w:date="2013-01-09T13:50:00Z"/>
                <w:rStyle w:val="TDContents"/>
                <w:rFonts w:ascii="EYInterstate Light" w:hAnsi="EYInterstate Light"/>
                <w:sz w:val="20"/>
                <w:szCs w:val="20"/>
              </w:rPr>
            </w:pPr>
            <w:ins w:id="840" w:author="Ally Ward" w:date="2013-01-09T13:51:00Z">
              <w:r>
                <w:rPr>
                  <w:rFonts w:ascii="Arial" w:hAnsi="Arial" w:cs="Arial"/>
                  <w:color w:val="000000"/>
                  <w:sz w:val="20"/>
                  <w:szCs w:val="20"/>
                </w:rPr>
                <w:t>The system shall provide a scheduled bulk provisioning process that can provision based on location or service line</w:t>
              </w:r>
            </w:ins>
          </w:p>
        </w:tc>
        <w:tc>
          <w:tcPr>
            <w:tcW w:w="448" w:type="pct"/>
          </w:tcPr>
          <w:p w:rsidR="00872D94" w:rsidRDefault="00872D94" w:rsidP="00872D94">
            <w:pPr>
              <w:keepNext/>
              <w:keepLines/>
              <w:rPr>
                <w:ins w:id="841" w:author="Ally Ward" w:date="2013-01-09T13:50:00Z"/>
                <w:rFonts w:ascii="Arial" w:hAnsi="Arial" w:cs="Arial"/>
                <w:color w:val="000000"/>
                <w:sz w:val="20"/>
                <w:szCs w:val="20"/>
              </w:rPr>
            </w:pPr>
            <w:ins w:id="842" w:author="Ally Ward" w:date="2013-01-09T13:51:00Z">
              <w:r>
                <w:rPr>
                  <w:rFonts w:ascii="Arial" w:hAnsi="Arial" w:cs="Arial"/>
                  <w:color w:val="000000"/>
                  <w:sz w:val="20"/>
                  <w:szCs w:val="20"/>
                </w:rPr>
                <w:t>Pilot</w:t>
              </w:r>
            </w:ins>
          </w:p>
        </w:tc>
      </w:tr>
      <w:tr w:rsidR="00872D94" w:rsidRPr="00D27256" w:rsidTr="00872D94">
        <w:trPr>
          <w:cantSplit/>
          <w:ins w:id="843" w:author="Ally Ward" w:date="2013-01-09T13:50:00Z"/>
        </w:trPr>
        <w:tc>
          <w:tcPr>
            <w:tcW w:w="306" w:type="pct"/>
            <w:shd w:val="clear" w:color="auto" w:fill="auto"/>
          </w:tcPr>
          <w:p w:rsidR="00872D94" w:rsidRPr="000657EE" w:rsidRDefault="00872D94" w:rsidP="00872D94">
            <w:pPr>
              <w:keepNext/>
              <w:keepLines/>
              <w:rPr>
                <w:ins w:id="844" w:author="Ally Ward" w:date="2013-01-09T13:50:00Z"/>
                <w:rStyle w:val="TDContents"/>
                <w:rFonts w:ascii="EYInterstate Light" w:hAnsi="EYInterstate Light"/>
                <w:sz w:val="20"/>
                <w:szCs w:val="20"/>
              </w:rPr>
            </w:pPr>
            <w:ins w:id="845" w:author="Ally Ward" w:date="2013-01-09T13:51:00Z">
              <w:r>
                <w:rPr>
                  <w:rFonts w:ascii="Arial" w:hAnsi="Arial" w:cs="Arial"/>
                  <w:color w:val="000000"/>
                  <w:sz w:val="20"/>
                  <w:szCs w:val="20"/>
                </w:rPr>
                <w:t>1135</w:t>
              </w:r>
            </w:ins>
          </w:p>
        </w:tc>
        <w:tc>
          <w:tcPr>
            <w:tcW w:w="525" w:type="pct"/>
            <w:shd w:val="clear" w:color="auto" w:fill="auto"/>
          </w:tcPr>
          <w:p w:rsidR="00872D94" w:rsidRPr="000657EE" w:rsidRDefault="00872D94" w:rsidP="00872D94">
            <w:pPr>
              <w:keepNext/>
              <w:keepLines/>
              <w:rPr>
                <w:ins w:id="846" w:author="Ally Ward" w:date="2013-01-09T13:50:00Z"/>
                <w:rStyle w:val="TDContents"/>
                <w:rFonts w:ascii="EYInterstate Light" w:hAnsi="EYInterstate Light"/>
                <w:sz w:val="20"/>
                <w:szCs w:val="20"/>
              </w:rPr>
            </w:pPr>
            <w:ins w:id="847"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48" w:author="Ally Ward" w:date="2013-01-09T13:50:00Z"/>
                <w:rStyle w:val="TDContents"/>
                <w:rFonts w:ascii="EYInterstate Light" w:hAnsi="EYInterstate Light"/>
                <w:sz w:val="20"/>
                <w:szCs w:val="20"/>
              </w:rPr>
            </w:pPr>
            <w:ins w:id="849" w:author="Ally Ward" w:date="2013-01-09T13:51:00Z">
              <w:r>
                <w:rPr>
                  <w:rFonts w:ascii="Arial" w:hAnsi="Arial" w:cs="Arial"/>
                  <w:color w:val="000000"/>
                  <w:sz w:val="20"/>
                  <w:szCs w:val="20"/>
                </w:rPr>
                <w:t>LY-AP-PE-026 Delta bulk provisioning process</w:t>
              </w:r>
            </w:ins>
          </w:p>
        </w:tc>
        <w:tc>
          <w:tcPr>
            <w:tcW w:w="2882" w:type="pct"/>
            <w:shd w:val="clear" w:color="auto" w:fill="auto"/>
          </w:tcPr>
          <w:p w:rsidR="00872D94" w:rsidRPr="000657EE" w:rsidRDefault="00872D94" w:rsidP="00872D94">
            <w:pPr>
              <w:keepNext/>
              <w:keepLines/>
              <w:rPr>
                <w:ins w:id="850" w:author="Ally Ward" w:date="2013-01-09T13:50:00Z"/>
                <w:rStyle w:val="TDContents"/>
                <w:rFonts w:ascii="EYInterstate Light" w:hAnsi="EYInterstate Light"/>
                <w:sz w:val="20"/>
                <w:szCs w:val="20"/>
              </w:rPr>
            </w:pPr>
            <w:ins w:id="851" w:author="Ally Ward" w:date="2013-01-09T13:51:00Z">
              <w:r>
                <w:rPr>
                  <w:rFonts w:ascii="Arial" w:hAnsi="Arial" w:cs="Arial"/>
                  <w:color w:val="000000"/>
                  <w:sz w:val="20"/>
                  <w:szCs w:val="20"/>
                </w:rPr>
                <w:t>The system shall provide a delta bulk provisioning process that can provision additional policies based on location or  service line</w:t>
              </w:r>
            </w:ins>
          </w:p>
        </w:tc>
        <w:tc>
          <w:tcPr>
            <w:tcW w:w="448" w:type="pct"/>
          </w:tcPr>
          <w:p w:rsidR="00872D94" w:rsidRDefault="00872D94" w:rsidP="00872D94">
            <w:pPr>
              <w:keepNext/>
              <w:keepLines/>
              <w:rPr>
                <w:ins w:id="852" w:author="Ally Ward" w:date="2013-01-09T13:50:00Z"/>
                <w:rFonts w:ascii="Arial" w:hAnsi="Arial" w:cs="Arial"/>
                <w:color w:val="000000"/>
                <w:sz w:val="20"/>
                <w:szCs w:val="20"/>
              </w:rPr>
            </w:pPr>
            <w:ins w:id="853" w:author="Ally Ward" w:date="2013-01-09T13:51:00Z">
              <w:r>
                <w:rPr>
                  <w:rFonts w:ascii="Arial" w:hAnsi="Arial" w:cs="Arial"/>
                  <w:color w:val="000000"/>
                  <w:sz w:val="20"/>
                  <w:szCs w:val="20"/>
                </w:rPr>
                <w:t>Pilot</w:t>
              </w:r>
            </w:ins>
          </w:p>
        </w:tc>
      </w:tr>
      <w:tr w:rsidR="00872D94" w:rsidRPr="00D27256" w:rsidTr="00872D94">
        <w:trPr>
          <w:cantSplit/>
          <w:ins w:id="854" w:author="Ally Ward" w:date="2013-01-09T13:50:00Z"/>
        </w:trPr>
        <w:tc>
          <w:tcPr>
            <w:tcW w:w="306" w:type="pct"/>
            <w:shd w:val="clear" w:color="auto" w:fill="auto"/>
          </w:tcPr>
          <w:p w:rsidR="00872D94" w:rsidRPr="000657EE" w:rsidRDefault="00872D94" w:rsidP="00872D94">
            <w:pPr>
              <w:keepNext/>
              <w:keepLines/>
              <w:rPr>
                <w:ins w:id="855" w:author="Ally Ward" w:date="2013-01-09T13:50:00Z"/>
                <w:rStyle w:val="TDContents"/>
                <w:rFonts w:ascii="EYInterstate Light" w:hAnsi="EYInterstate Light"/>
                <w:sz w:val="20"/>
                <w:szCs w:val="20"/>
              </w:rPr>
            </w:pPr>
            <w:ins w:id="856" w:author="Ally Ward" w:date="2013-01-09T13:51:00Z">
              <w:r>
                <w:rPr>
                  <w:rFonts w:ascii="Arial" w:hAnsi="Arial" w:cs="Arial"/>
                  <w:color w:val="000000"/>
                  <w:sz w:val="20"/>
                  <w:szCs w:val="20"/>
                </w:rPr>
                <w:t>1136</w:t>
              </w:r>
            </w:ins>
          </w:p>
        </w:tc>
        <w:tc>
          <w:tcPr>
            <w:tcW w:w="525" w:type="pct"/>
            <w:shd w:val="clear" w:color="auto" w:fill="auto"/>
          </w:tcPr>
          <w:p w:rsidR="00872D94" w:rsidRPr="000657EE" w:rsidRDefault="00872D94" w:rsidP="00872D94">
            <w:pPr>
              <w:keepNext/>
              <w:keepLines/>
              <w:rPr>
                <w:ins w:id="857" w:author="Ally Ward" w:date="2013-01-09T13:50:00Z"/>
                <w:rStyle w:val="TDContents"/>
                <w:rFonts w:ascii="EYInterstate Light" w:hAnsi="EYInterstate Light"/>
                <w:sz w:val="20"/>
                <w:szCs w:val="20"/>
              </w:rPr>
            </w:pPr>
            <w:ins w:id="858"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59" w:author="Ally Ward" w:date="2013-01-09T13:50:00Z"/>
                <w:rStyle w:val="TDContents"/>
                <w:rFonts w:ascii="EYInterstate Light" w:hAnsi="EYInterstate Light"/>
                <w:sz w:val="20"/>
                <w:szCs w:val="20"/>
              </w:rPr>
            </w:pPr>
            <w:ins w:id="860" w:author="Ally Ward" w:date="2013-01-09T13:51:00Z">
              <w:r>
                <w:rPr>
                  <w:rFonts w:ascii="Arial" w:hAnsi="Arial" w:cs="Arial"/>
                  <w:color w:val="000000"/>
                  <w:sz w:val="20"/>
                  <w:szCs w:val="20"/>
                </w:rPr>
                <w:t>LY-AP-PE-027 Audit trail of Provisioning Engine portal changes</w:t>
              </w:r>
            </w:ins>
          </w:p>
        </w:tc>
        <w:tc>
          <w:tcPr>
            <w:tcW w:w="2882" w:type="pct"/>
            <w:shd w:val="clear" w:color="auto" w:fill="auto"/>
          </w:tcPr>
          <w:p w:rsidR="00872D94" w:rsidRPr="000657EE" w:rsidRDefault="00872D94" w:rsidP="00B74118">
            <w:pPr>
              <w:keepNext/>
              <w:keepLines/>
              <w:rPr>
                <w:ins w:id="861" w:author="Ally Ward" w:date="2013-01-09T13:50:00Z"/>
                <w:rStyle w:val="TDContents"/>
                <w:rFonts w:ascii="EYInterstate Light" w:hAnsi="EYInterstate Light"/>
                <w:sz w:val="20"/>
                <w:szCs w:val="20"/>
              </w:rPr>
            </w:pPr>
            <w:ins w:id="862" w:author="Ally Ward" w:date="2013-01-09T13:51:00Z">
              <w:r>
                <w:rPr>
                  <w:rFonts w:ascii="Arial" w:hAnsi="Arial" w:cs="Arial"/>
                  <w:color w:val="000000"/>
                  <w:sz w:val="20"/>
                  <w:szCs w:val="20"/>
                </w:rPr>
                <w:t>The system shall retain an audit trail of any changes to User Provisioning Mapping tables made by Operations  though the online interface</w:t>
              </w:r>
            </w:ins>
          </w:p>
        </w:tc>
        <w:tc>
          <w:tcPr>
            <w:tcW w:w="448" w:type="pct"/>
          </w:tcPr>
          <w:p w:rsidR="00872D94" w:rsidRDefault="00872D94" w:rsidP="00872D94">
            <w:pPr>
              <w:keepNext/>
              <w:keepLines/>
              <w:rPr>
                <w:ins w:id="863" w:author="Ally Ward" w:date="2013-01-09T13:50:00Z"/>
                <w:rFonts w:ascii="Arial" w:hAnsi="Arial" w:cs="Arial"/>
                <w:color w:val="000000"/>
                <w:sz w:val="20"/>
                <w:szCs w:val="20"/>
              </w:rPr>
            </w:pPr>
            <w:ins w:id="864" w:author="Ally Ward" w:date="2013-01-09T13:51:00Z">
              <w:r>
                <w:rPr>
                  <w:rFonts w:ascii="Arial" w:hAnsi="Arial" w:cs="Arial"/>
                  <w:color w:val="000000"/>
                  <w:sz w:val="20"/>
                  <w:szCs w:val="20"/>
                </w:rPr>
                <w:t>Pilot</w:t>
              </w:r>
            </w:ins>
          </w:p>
        </w:tc>
      </w:tr>
      <w:tr w:rsidR="00872D94" w:rsidRPr="00D27256" w:rsidTr="00872D94">
        <w:trPr>
          <w:cantSplit/>
          <w:ins w:id="865" w:author="Ally Ward" w:date="2013-01-09T13:50:00Z"/>
        </w:trPr>
        <w:tc>
          <w:tcPr>
            <w:tcW w:w="306" w:type="pct"/>
            <w:shd w:val="clear" w:color="auto" w:fill="auto"/>
          </w:tcPr>
          <w:p w:rsidR="00872D94" w:rsidRPr="000657EE" w:rsidRDefault="00872D94" w:rsidP="00872D94">
            <w:pPr>
              <w:keepNext/>
              <w:keepLines/>
              <w:rPr>
                <w:ins w:id="866" w:author="Ally Ward" w:date="2013-01-09T13:50:00Z"/>
                <w:rStyle w:val="TDContents"/>
                <w:rFonts w:ascii="EYInterstate Light" w:hAnsi="EYInterstate Light"/>
                <w:sz w:val="20"/>
                <w:szCs w:val="20"/>
              </w:rPr>
            </w:pPr>
            <w:ins w:id="867" w:author="Ally Ward" w:date="2013-01-09T13:51:00Z">
              <w:r>
                <w:rPr>
                  <w:rFonts w:ascii="Arial" w:hAnsi="Arial" w:cs="Arial"/>
                  <w:color w:val="000000"/>
                  <w:sz w:val="20"/>
                  <w:szCs w:val="20"/>
                </w:rPr>
                <w:t>1137</w:t>
              </w:r>
            </w:ins>
          </w:p>
        </w:tc>
        <w:tc>
          <w:tcPr>
            <w:tcW w:w="525" w:type="pct"/>
            <w:shd w:val="clear" w:color="auto" w:fill="auto"/>
          </w:tcPr>
          <w:p w:rsidR="00872D94" w:rsidRPr="000657EE" w:rsidRDefault="00872D94" w:rsidP="00872D94">
            <w:pPr>
              <w:keepNext/>
              <w:keepLines/>
              <w:rPr>
                <w:ins w:id="868" w:author="Ally Ward" w:date="2013-01-09T13:50:00Z"/>
                <w:rStyle w:val="TDContents"/>
                <w:rFonts w:ascii="EYInterstate Light" w:hAnsi="EYInterstate Light"/>
                <w:sz w:val="20"/>
                <w:szCs w:val="20"/>
              </w:rPr>
            </w:pPr>
            <w:ins w:id="869"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70" w:author="Ally Ward" w:date="2013-01-09T13:50:00Z"/>
                <w:rStyle w:val="TDContents"/>
                <w:rFonts w:ascii="EYInterstate Light" w:hAnsi="EYInterstate Light"/>
                <w:sz w:val="20"/>
                <w:szCs w:val="20"/>
              </w:rPr>
            </w:pPr>
            <w:ins w:id="871" w:author="Ally Ward" w:date="2013-01-09T13:51:00Z">
              <w:r>
                <w:rPr>
                  <w:rFonts w:ascii="Arial" w:hAnsi="Arial" w:cs="Arial"/>
                  <w:color w:val="000000"/>
                  <w:sz w:val="20"/>
                  <w:szCs w:val="20"/>
                </w:rPr>
                <w:t>LY-AP-PE-028 Allocate user's SIP URI</w:t>
              </w:r>
            </w:ins>
          </w:p>
        </w:tc>
        <w:tc>
          <w:tcPr>
            <w:tcW w:w="2882" w:type="pct"/>
            <w:shd w:val="clear" w:color="auto" w:fill="auto"/>
          </w:tcPr>
          <w:p w:rsidR="00872D94" w:rsidRPr="000657EE" w:rsidRDefault="00872D94" w:rsidP="00872D94">
            <w:pPr>
              <w:keepNext/>
              <w:keepLines/>
              <w:rPr>
                <w:ins w:id="872" w:author="Ally Ward" w:date="2013-01-09T13:50:00Z"/>
                <w:rStyle w:val="TDContents"/>
                <w:rFonts w:ascii="EYInterstate Light" w:hAnsi="EYInterstate Light"/>
                <w:sz w:val="20"/>
                <w:szCs w:val="20"/>
              </w:rPr>
            </w:pPr>
            <w:ins w:id="873" w:author="Ally Ward" w:date="2013-01-09T13:51:00Z">
              <w:r>
                <w:rPr>
                  <w:rFonts w:ascii="Arial" w:hAnsi="Arial" w:cs="Arial"/>
                  <w:color w:val="000000"/>
                  <w:sz w:val="20"/>
                  <w:szCs w:val="20"/>
                </w:rPr>
                <w:t>The system shall be able to allocate a user's SIP URI  Note; This requirement to be confirmed</w:t>
              </w:r>
            </w:ins>
          </w:p>
        </w:tc>
        <w:tc>
          <w:tcPr>
            <w:tcW w:w="448" w:type="pct"/>
          </w:tcPr>
          <w:p w:rsidR="00872D94" w:rsidRDefault="00872D94" w:rsidP="00872D94">
            <w:pPr>
              <w:keepNext/>
              <w:keepLines/>
              <w:rPr>
                <w:ins w:id="874" w:author="Ally Ward" w:date="2013-01-09T13:50:00Z"/>
                <w:rFonts w:ascii="Arial" w:hAnsi="Arial" w:cs="Arial"/>
                <w:color w:val="000000"/>
                <w:sz w:val="20"/>
                <w:szCs w:val="20"/>
              </w:rPr>
            </w:pPr>
            <w:ins w:id="875" w:author="Ally Ward" w:date="2013-01-09T13:51:00Z">
              <w:r>
                <w:rPr>
                  <w:rFonts w:ascii="Arial" w:hAnsi="Arial" w:cs="Arial"/>
                  <w:color w:val="000000"/>
                  <w:sz w:val="20"/>
                  <w:szCs w:val="20"/>
                </w:rPr>
                <w:t>Pilot</w:t>
              </w:r>
            </w:ins>
          </w:p>
        </w:tc>
      </w:tr>
      <w:tr w:rsidR="00872D94" w:rsidRPr="00D27256" w:rsidTr="00872D94">
        <w:trPr>
          <w:cantSplit/>
          <w:ins w:id="876" w:author="Ally Ward" w:date="2013-01-09T13:50:00Z"/>
        </w:trPr>
        <w:tc>
          <w:tcPr>
            <w:tcW w:w="306" w:type="pct"/>
            <w:shd w:val="clear" w:color="auto" w:fill="auto"/>
          </w:tcPr>
          <w:p w:rsidR="00872D94" w:rsidRPr="000657EE" w:rsidRDefault="00872D94" w:rsidP="00872D94">
            <w:pPr>
              <w:keepNext/>
              <w:keepLines/>
              <w:rPr>
                <w:ins w:id="877" w:author="Ally Ward" w:date="2013-01-09T13:50:00Z"/>
                <w:rStyle w:val="TDContents"/>
                <w:rFonts w:ascii="EYInterstate Light" w:hAnsi="EYInterstate Light"/>
                <w:sz w:val="20"/>
                <w:szCs w:val="20"/>
              </w:rPr>
            </w:pPr>
            <w:ins w:id="878" w:author="Ally Ward" w:date="2013-01-09T13:51:00Z">
              <w:r>
                <w:rPr>
                  <w:rFonts w:ascii="Arial" w:hAnsi="Arial" w:cs="Arial"/>
                  <w:color w:val="000000"/>
                  <w:sz w:val="20"/>
                  <w:szCs w:val="20"/>
                </w:rPr>
                <w:t>1138</w:t>
              </w:r>
            </w:ins>
          </w:p>
        </w:tc>
        <w:tc>
          <w:tcPr>
            <w:tcW w:w="525" w:type="pct"/>
            <w:shd w:val="clear" w:color="auto" w:fill="auto"/>
          </w:tcPr>
          <w:p w:rsidR="00872D94" w:rsidRPr="000657EE" w:rsidRDefault="00872D94" w:rsidP="00872D94">
            <w:pPr>
              <w:keepNext/>
              <w:keepLines/>
              <w:rPr>
                <w:ins w:id="879" w:author="Ally Ward" w:date="2013-01-09T13:50:00Z"/>
                <w:rStyle w:val="TDContents"/>
                <w:rFonts w:ascii="EYInterstate Light" w:hAnsi="EYInterstate Light"/>
                <w:sz w:val="20"/>
                <w:szCs w:val="20"/>
              </w:rPr>
            </w:pPr>
            <w:ins w:id="880"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81" w:author="Ally Ward" w:date="2013-01-09T13:50:00Z"/>
                <w:rStyle w:val="TDContents"/>
                <w:rFonts w:ascii="EYInterstate Light" w:hAnsi="EYInterstate Light"/>
                <w:sz w:val="20"/>
                <w:szCs w:val="20"/>
              </w:rPr>
            </w:pPr>
            <w:ins w:id="882" w:author="Ally Ward" w:date="2013-01-09T13:51:00Z">
              <w:r>
                <w:rPr>
                  <w:rFonts w:ascii="Arial" w:hAnsi="Arial" w:cs="Arial"/>
                  <w:color w:val="000000"/>
                  <w:sz w:val="20"/>
                  <w:szCs w:val="20"/>
                </w:rPr>
                <w:t>LY-AP-PE-029 Audit  trail of adhoc changes to AD attributes</w:t>
              </w:r>
            </w:ins>
          </w:p>
        </w:tc>
        <w:tc>
          <w:tcPr>
            <w:tcW w:w="2882" w:type="pct"/>
            <w:shd w:val="clear" w:color="auto" w:fill="auto"/>
          </w:tcPr>
          <w:p w:rsidR="00872D94" w:rsidRPr="000657EE" w:rsidRDefault="00872D94" w:rsidP="00872D94">
            <w:pPr>
              <w:keepNext/>
              <w:keepLines/>
              <w:rPr>
                <w:ins w:id="883" w:author="Ally Ward" w:date="2013-01-09T13:50:00Z"/>
                <w:rStyle w:val="TDContents"/>
                <w:rFonts w:ascii="EYInterstate Light" w:hAnsi="EYInterstate Light"/>
                <w:sz w:val="20"/>
                <w:szCs w:val="20"/>
              </w:rPr>
            </w:pPr>
            <w:ins w:id="884" w:author="Ally Ward" w:date="2013-01-09T13:51:00Z">
              <w:r>
                <w:rPr>
                  <w:rFonts w:ascii="Arial" w:hAnsi="Arial" w:cs="Arial"/>
                  <w:color w:val="000000"/>
                  <w:sz w:val="20"/>
                  <w:szCs w:val="20"/>
                </w:rPr>
                <w:t>The system shall retain an audit trail of any ad-hoc changes made to a user’s AD attributes</w:t>
              </w:r>
            </w:ins>
          </w:p>
        </w:tc>
        <w:tc>
          <w:tcPr>
            <w:tcW w:w="448" w:type="pct"/>
          </w:tcPr>
          <w:p w:rsidR="00872D94" w:rsidRDefault="00872D94" w:rsidP="00872D94">
            <w:pPr>
              <w:keepNext/>
              <w:keepLines/>
              <w:rPr>
                <w:ins w:id="885" w:author="Ally Ward" w:date="2013-01-09T13:50:00Z"/>
                <w:rFonts w:ascii="Arial" w:hAnsi="Arial" w:cs="Arial"/>
                <w:color w:val="000000"/>
                <w:sz w:val="20"/>
                <w:szCs w:val="20"/>
              </w:rPr>
            </w:pPr>
            <w:ins w:id="886" w:author="Ally Ward" w:date="2013-01-09T13:51:00Z">
              <w:r>
                <w:rPr>
                  <w:rFonts w:ascii="Arial" w:hAnsi="Arial" w:cs="Arial"/>
                  <w:color w:val="000000"/>
                  <w:sz w:val="20"/>
                  <w:szCs w:val="20"/>
                </w:rPr>
                <w:t>Pilot</w:t>
              </w:r>
            </w:ins>
          </w:p>
        </w:tc>
      </w:tr>
      <w:tr w:rsidR="00872D94" w:rsidRPr="00D27256" w:rsidTr="00872D94">
        <w:trPr>
          <w:cantSplit/>
          <w:ins w:id="887" w:author="Ally Ward" w:date="2013-01-09T13:50:00Z"/>
        </w:trPr>
        <w:tc>
          <w:tcPr>
            <w:tcW w:w="306" w:type="pct"/>
            <w:shd w:val="clear" w:color="auto" w:fill="auto"/>
          </w:tcPr>
          <w:p w:rsidR="00872D94" w:rsidRPr="000657EE" w:rsidRDefault="00872D94" w:rsidP="00872D94">
            <w:pPr>
              <w:keepNext/>
              <w:keepLines/>
              <w:rPr>
                <w:ins w:id="888" w:author="Ally Ward" w:date="2013-01-09T13:50:00Z"/>
                <w:rStyle w:val="TDContents"/>
                <w:rFonts w:ascii="EYInterstate Light" w:hAnsi="EYInterstate Light"/>
                <w:sz w:val="20"/>
                <w:szCs w:val="20"/>
              </w:rPr>
            </w:pPr>
            <w:ins w:id="889" w:author="Ally Ward" w:date="2013-01-09T13:51:00Z">
              <w:r>
                <w:rPr>
                  <w:rFonts w:ascii="Arial" w:hAnsi="Arial" w:cs="Arial"/>
                  <w:color w:val="000000"/>
                  <w:sz w:val="20"/>
                  <w:szCs w:val="20"/>
                </w:rPr>
                <w:t>1139</w:t>
              </w:r>
            </w:ins>
          </w:p>
        </w:tc>
        <w:tc>
          <w:tcPr>
            <w:tcW w:w="525" w:type="pct"/>
            <w:shd w:val="clear" w:color="auto" w:fill="auto"/>
          </w:tcPr>
          <w:p w:rsidR="00872D94" w:rsidRPr="000657EE" w:rsidRDefault="00872D94" w:rsidP="00872D94">
            <w:pPr>
              <w:keepNext/>
              <w:keepLines/>
              <w:rPr>
                <w:ins w:id="890" w:author="Ally Ward" w:date="2013-01-09T13:50:00Z"/>
                <w:rStyle w:val="TDContents"/>
                <w:rFonts w:ascii="EYInterstate Light" w:hAnsi="EYInterstate Light"/>
                <w:sz w:val="20"/>
                <w:szCs w:val="20"/>
              </w:rPr>
            </w:pPr>
            <w:ins w:id="891"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892" w:author="Ally Ward" w:date="2013-01-09T13:50:00Z"/>
                <w:rStyle w:val="TDContents"/>
                <w:rFonts w:ascii="EYInterstate Light" w:hAnsi="EYInterstate Light"/>
                <w:sz w:val="20"/>
                <w:szCs w:val="20"/>
              </w:rPr>
            </w:pPr>
            <w:ins w:id="893" w:author="Ally Ward" w:date="2013-01-09T13:51:00Z">
              <w:r>
                <w:rPr>
                  <w:rFonts w:ascii="Arial" w:hAnsi="Arial" w:cs="Arial"/>
                  <w:color w:val="000000"/>
                  <w:sz w:val="20"/>
                  <w:szCs w:val="20"/>
                </w:rPr>
                <w:t>LY-AP-PE-030 Lync Provisioning Engine reporting</w:t>
              </w:r>
            </w:ins>
          </w:p>
        </w:tc>
        <w:tc>
          <w:tcPr>
            <w:tcW w:w="2882" w:type="pct"/>
            <w:shd w:val="clear" w:color="auto" w:fill="auto"/>
          </w:tcPr>
          <w:p w:rsidR="00872D94" w:rsidRPr="000657EE" w:rsidRDefault="00872D94" w:rsidP="00872D94">
            <w:pPr>
              <w:keepNext/>
              <w:keepLines/>
              <w:rPr>
                <w:ins w:id="894" w:author="Ally Ward" w:date="2013-01-09T13:50:00Z"/>
                <w:rStyle w:val="TDContents"/>
                <w:rFonts w:ascii="EYInterstate Light" w:hAnsi="EYInterstate Light"/>
                <w:sz w:val="20"/>
                <w:szCs w:val="20"/>
              </w:rPr>
            </w:pPr>
            <w:ins w:id="895" w:author="Ally Ward" w:date="2013-01-09T13:51:00Z">
              <w:r>
                <w:rPr>
                  <w:rFonts w:ascii="Arial" w:hAnsi="Arial" w:cs="Arial"/>
                  <w:color w:val="000000"/>
                  <w:sz w:val="20"/>
                  <w:szCs w:val="20"/>
                </w:rPr>
                <w:t>The Lync ID Sync solution should provide reporting capabilities to be leveraged by EY Operations and/or ATT</w:t>
              </w:r>
            </w:ins>
          </w:p>
        </w:tc>
        <w:tc>
          <w:tcPr>
            <w:tcW w:w="448" w:type="pct"/>
          </w:tcPr>
          <w:p w:rsidR="00872D94" w:rsidRDefault="00872D94" w:rsidP="00872D94">
            <w:pPr>
              <w:keepNext/>
              <w:keepLines/>
              <w:rPr>
                <w:ins w:id="896" w:author="Ally Ward" w:date="2013-01-09T13:50:00Z"/>
                <w:rFonts w:ascii="Arial" w:hAnsi="Arial" w:cs="Arial"/>
                <w:color w:val="000000"/>
                <w:sz w:val="20"/>
                <w:szCs w:val="20"/>
              </w:rPr>
            </w:pPr>
            <w:ins w:id="897" w:author="Ally Ward" w:date="2013-01-09T13:51:00Z">
              <w:r>
                <w:rPr>
                  <w:rFonts w:ascii="Arial" w:hAnsi="Arial" w:cs="Arial"/>
                  <w:color w:val="000000"/>
                  <w:sz w:val="20"/>
                  <w:szCs w:val="20"/>
                </w:rPr>
                <w:t>Pilot</w:t>
              </w:r>
            </w:ins>
          </w:p>
        </w:tc>
      </w:tr>
      <w:tr w:rsidR="00872D94" w:rsidRPr="00D27256" w:rsidTr="00872D94">
        <w:trPr>
          <w:cantSplit/>
          <w:ins w:id="898" w:author="Ally Ward" w:date="2013-01-09T13:50:00Z"/>
        </w:trPr>
        <w:tc>
          <w:tcPr>
            <w:tcW w:w="306" w:type="pct"/>
            <w:shd w:val="clear" w:color="auto" w:fill="auto"/>
          </w:tcPr>
          <w:p w:rsidR="00872D94" w:rsidRPr="000657EE" w:rsidRDefault="00872D94" w:rsidP="00872D94">
            <w:pPr>
              <w:keepNext/>
              <w:keepLines/>
              <w:rPr>
                <w:ins w:id="899" w:author="Ally Ward" w:date="2013-01-09T13:50:00Z"/>
                <w:rStyle w:val="TDContents"/>
                <w:rFonts w:ascii="EYInterstate Light" w:hAnsi="EYInterstate Light"/>
                <w:sz w:val="20"/>
                <w:szCs w:val="20"/>
              </w:rPr>
            </w:pPr>
            <w:ins w:id="900" w:author="Ally Ward" w:date="2013-01-09T13:51:00Z">
              <w:r>
                <w:rPr>
                  <w:rFonts w:ascii="Arial" w:hAnsi="Arial" w:cs="Arial"/>
                  <w:color w:val="000000"/>
                  <w:sz w:val="20"/>
                  <w:szCs w:val="20"/>
                </w:rPr>
                <w:t>1140</w:t>
              </w:r>
            </w:ins>
          </w:p>
        </w:tc>
        <w:tc>
          <w:tcPr>
            <w:tcW w:w="525" w:type="pct"/>
            <w:shd w:val="clear" w:color="auto" w:fill="auto"/>
          </w:tcPr>
          <w:p w:rsidR="00872D94" w:rsidRPr="000657EE" w:rsidRDefault="00872D94" w:rsidP="00872D94">
            <w:pPr>
              <w:keepNext/>
              <w:keepLines/>
              <w:rPr>
                <w:ins w:id="901" w:author="Ally Ward" w:date="2013-01-09T13:50:00Z"/>
                <w:rStyle w:val="TDContents"/>
                <w:rFonts w:ascii="EYInterstate Light" w:hAnsi="EYInterstate Light"/>
                <w:sz w:val="20"/>
                <w:szCs w:val="20"/>
              </w:rPr>
            </w:pPr>
            <w:ins w:id="902"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903" w:author="Ally Ward" w:date="2013-01-09T13:50:00Z"/>
                <w:rStyle w:val="TDContents"/>
                <w:rFonts w:ascii="EYInterstate Light" w:hAnsi="EYInterstate Light"/>
                <w:sz w:val="20"/>
                <w:szCs w:val="20"/>
              </w:rPr>
            </w:pPr>
            <w:ins w:id="904" w:author="Ally Ward" w:date="2013-01-09T13:51:00Z">
              <w:r>
                <w:rPr>
                  <w:rFonts w:ascii="Arial" w:hAnsi="Arial" w:cs="Arial"/>
                  <w:color w:val="000000"/>
                  <w:sz w:val="20"/>
                  <w:szCs w:val="20"/>
                </w:rPr>
                <w:t>LY-AP-PE-031 User provisioning - leave a terminated user active</w:t>
              </w:r>
            </w:ins>
          </w:p>
        </w:tc>
        <w:tc>
          <w:tcPr>
            <w:tcW w:w="2882" w:type="pct"/>
            <w:shd w:val="clear" w:color="auto" w:fill="auto"/>
          </w:tcPr>
          <w:p w:rsidR="00872D94" w:rsidRPr="000657EE" w:rsidRDefault="00872D94" w:rsidP="00872D94">
            <w:pPr>
              <w:keepNext/>
              <w:keepLines/>
              <w:rPr>
                <w:ins w:id="905" w:author="Ally Ward" w:date="2013-01-09T13:50:00Z"/>
                <w:rStyle w:val="TDContents"/>
                <w:rFonts w:ascii="EYInterstate Light" w:hAnsi="EYInterstate Light"/>
                <w:sz w:val="20"/>
                <w:szCs w:val="20"/>
              </w:rPr>
            </w:pPr>
            <w:ins w:id="906" w:author="Ally Ward" w:date="2013-01-09T13:51:00Z">
              <w:r>
                <w:rPr>
                  <w:rFonts w:ascii="Arial" w:hAnsi="Arial" w:cs="Arial"/>
                  <w:color w:val="000000"/>
                  <w:sz w:val="20"/>
                  <w:szCs w:val="20"/>
                </w:rPr>
                <w:t>The system shall provide the ability to leave a terminated user active on the Lync system E.G. A retired partner retains the rights to use company systems  NOTE: provided by User provisioning Portal option</w:t>
              </w:r>
            </w:ins>
          </w:p>
        </w:tc>
        <w:tc>
          <w:tcPr>
            <w:tcW w:w="448" w:type="pct"/>
          </w:tcPr>
          <w:p w:rsidR="00872D94" w:rsidRDefault="00872D94" w:rsidP="00872D94">
            <w:pPr>
              <w:keepNext/>
              <w:keepLines/>
              <w:rPr>
                <w:ins w:id="907" w:author="Ally Ward" w:date="2013-01-09T13:50:00Z"/>
                <w:rFonts w:ascii="Arial" w:hAnsi="Arial" w:cs="Arial"/>
                <w:color w:val="000000"/>
                <w:sz w:val="20"/>
                <w:szCs w:val="20"/>
              </w:rPr>
            </w:pPr>
            <w:ins w:id="908" w:author="Ally Ward" w:date="2013-01-09T13:51:00Z">
              <w:r>
                <w:rPr>
                  <w:rFonts w:ascii="Arial" w:hAnsi="Arial" w:cs="Arial"/>
                  <w:color w:val="000000"/>
                  <w:sz w:val="20"/>
                  <w:szCs w:val="20"/>
                </w:rPr>
                <w:t>Pilot</w:t>
              </w:r>
            </w:ins>
          </w:p>
        </w:tc>
      </w:tr>
      <w:tr w:rsidR="00872D94" w:rsidRPr="00D27256" w:rsidTr="00872D94">
        <w:trPr>
          <w:cantSplit/>
          <w:ins w:id="909" w:author="Ally Ward" w:date="2013-01-09T13:50:00Z"/>
        </w:trPr>
        <w:tc>
          <w:tcPr>
            <w:tcW w:w="306" w:type="pct"/>
            <w:shd w:val="clear" w:color="auto" w:fill="auto"/>
          </w:tcPr>
          <w:p w:rsidR="00872D94" w:rsidRPr="000657EE" w:rsidRDefault="00872D94" w:rsidP="00872D94">
            <w:pPr>
              <w:keepNext/>
              <w:keepLines/>
              <w:rPr>
                <w:ins w:id="910" w:author="Ally Ward" w:date="2013-01-09T13:50:00Z"/>
                <w:rStyle w:val="TDContents"/>
                <w:rFonts w:ascii="EYInterstate Light" w:hAnsi="EYInterstate Light"/>
                <w:sz w:val="20"/>
                <w:szCs w:val="20"/>
              </w:rPr>
            </w:pPr>
            <w:ins w:id="911" w:author="Ally Ward" w:date="2013-01-09T13:51:00Z">
              <w:r>
                <w:rPr>
                  <w:rFonts w:ascii="Arial" w:hAnsi="Arial" w:cs="Arial"/>
                  <w:color w:val="000000"/>
                  <w:sz w:val="20"/>
                  <w:szCs w:val="20"/>
                </w:rPr>
                <w:t>1141</w:t>
              </w:r>
            </w:ins>
          </w:p>
        </w:tc>
        <w:tc>
          <w:tcPr>
            <w:tcW w:w="525" w:type="pct"/>
            <w:shd w:val="clear" w:color="auto" w:fill="auto"/>
          </w:tcPr>
          <w:p w:rsidR="00872D94" w:rsidRPr="000657EE" w:rsidRDefault="00872D94" w:rsidP="00872D94">
            <w:pPr>
              <w:keepNext/>
              <w:keepLines/>
              <w:rPr>
                <w:ins w:id="912" w:author="Ally Ward" w:date="2013-01-09T13:50:00Z"/>
                <w:rStyle w:val="TDContents"/>
                <w:rFonts w:ascii="EYInterstate Light" w:hAnsi="EYInterstate Light"/>
                <w:sz w:val="20"/>
                <w:szCs w:val="20"/>
              </w:rPr>
            </w:pPr>
            <w:ins w:id="913"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914" w:author="Ally Ward" w:date="2013-01-09T13:50:00Z"/>
                <w:rStyle w:val="TDContents"/>
                <w:rFonts w:ascii="EYInterstate Light" w:hAnsi="EYInterstate Light"/>
                <w:sz w:val="20"/>
                <w:szCs w:val="20"/>
              </w:rPr>
            </w:pPr>
            <w:ins w:id="915" w:author="Ally Ward" w:date="2013-01-09T13:51:00Z">
              <w:r>
                <w:rPr>
                  <w:rFonts w:ascii="Arial" w:hAnsi="Arial" w:cs="Arial"/>
                  <w:color w:val="000000"/>
                  <w:sz w:val="20"/>
                  <w:szCs w:val="20"/>
                </w:rPr>
                <w:t>LY-AP-PE-032 User provisioning - Maintain override</w:t>
              </w:r>
            </w:ins>
          </w:p>
        </w:tc>
        <w:tc>
          <w:tcPr>
            <w:tcW w:w="2882" w:type="pct"/>
            <w:shd w:val="clear" w:color="auto" w:fill="auto"/>
          </w:tcPr>
          <w:p w:rsidR="00872D94" w:rsidRPr="000657EE" w:rsidRDefault="00872D94" w:rsidP="00872D94">
            <w:pPr>
              <w:keepNext/>
              <w:keepLines/>
              <w:rPr>
                <w:ins w:id="916" w:author="Ally Ward" w:date="2013-01-09T13:50:00Z"/>
                <w:rStyle w:val="TDContents"/>
                <w:rFonts w:ascii="EYInterstate Light" w:hAnsi="EYInterstate Light"/>
                <w:sz w:val="20"/>
                <w:szCs w:val="20"/>
              </w:rPr>
            </w:pPr>
            <w:ins w:id="917" w:author="Ally Ward" w:date="2013-01-09T13:51:00Z">
              <w:r>
                <w:rPr>
                  <w:rFonts w:ascii="Arial" w:hAnsi="Arial" w:cs="Arial"/>
                  <w:color w:val="000000"/>
                  <w:sz w:val="20"/>
                  <w:szCs w:val="20"/>
                </w:rPr>
                <w:t>Where the User Provisioning portal has been used to overide default country or site default policies the system shall not update aser AD attributes from HR changes</w:t>
              </w:r>
            </w:ins>
          </w:p>
        </w:tc>
        <w:tc>
          <w:tcPr>
            <w:tcW w:w="448" w:type="pct"/>
          </w:tcPr>
          <w:p w:rsidR="00872D94" w:rsidRDefault="00872D94" w:rsidP="00872D94">
            <w:pPr>
              <w:keepNext/>
              <w:keepLines/>
              <w:rPr>
                <w:ins w:id="918" w:author="Ally Ward" w:date="2013-01-09T13:50:00Z"/>
                <w:rFonts w:ascii="Arial" w:hAnsi="Arial" w:cs="Arial"/>
                <w:color w:val="000000"/>
                <w:sz w:val="20"/>
                <w:szCs w:val="20"/>
              </w:rPr>
            </w:pPr>
            <w:ins w:id="919" w:author="Ally Ward" w:date="2013-01-09T13:51:00Z">
              <w:r>
                <w:rPr>
                  <w:rFonts w:ascii="Arial" w:hAnsi="Arial" w:cs="Arial"/>
                  <w:color w:val="000000"/>
                  <w:sz w:val="20"/>
                  <w:szCs w:val="20"/>
                </w:rPr>
                <w:t>Pilot</w:t>
              </w:r>
            </w:ins>
          </w:p>
        </w:tc>
      </w:tr>
      <w:tr w:rsidR="00872D94" w:rsidRPr="00D27256" w:rsidTr="00872D94">
        <w:trPr>
          <w:cantSplit/>
          <w:ins w:id="920" w:author="Ally Ward" w:date="2013-01-09T13:50:00Z"/>
        </w:trPr>
        <w:tc>
          <w:tcPr>
            <w:tcW w:w="306" w:type="pct"/>
            <w:shd w:val="clear" w:color="auto" w:fill="auto"/>
          </w:tcPr>
          <w:p w:rsidR="00872D94" w:rsidRPr="000657EE" w:rsidRDefault="00872D94" w:rsidP="00872D94">
            <w:pPr>
              <w:keepNext/>
              <w:keepLines/>
              <w:rPr>
                <w:ins w:id="921" w:author="Ally Ward" w:date="2013-01-09T13:50:00Z"/>
                <w:rStyle w:val="TDContents"/>
                <w:rFonts w:ascii="EYInterstate Light" w:hAnsi="EYInterstate Light"/>
                <w:sz w:val="20"/>
                <w:szCs w:val="20"/>
              </w:rPr>
            </w:pPr>
            <w:ins w:id="922" w:author="Ally Ward" w:date="2013-01-09T13:51:00Z">
              <w:r>
                <w:rPr>
                  <w:rFonts w:ascii="Arial" w:hAnsi="Arial" w:cs="Arial"/>
                  <w:color w:val="000000"/>
                  <w:sz w:val="20"/>
                  <w:szCs w:val="20"/>
                </w:rPr>
                <w:t>1142</w:t>
              </w:r>
            </w:ins>
          </w:p>
        </w:tc>
        <w:tc>
          <w:tcPr>
            <w:tcW w:w="525" w:type="pct"/>
            <w:shd w:val="clear" w:color="auto" w:fill="auto"/>
          </w:tcPr>
          <w:p w:rsidR="00872D94" w:rsidRPr="000657EE" w:rsidRDefault="00872D94" w:rsidP="00872D94">
            <w:pPr>
              <w:keepNext/>
              <w:keepLines/>
              <w:rPr>
                <w:ins w:id="923" w:author="Ally Ward" w:date="2013-01-09T13:50:00Z"/>
                <w:rStyle w:val="TDContents"/>
                <w:rFonts w:ascii="EYInterstate Light" w:hAnsi="EYInterstate Light"/>
                <w:sz w:val="20"/>
                <w:szCs w:val="20"/>
              </w:rPr>
            </w:pPr>
            <w:ins w:id="924" w:author="Ally Ward" w:date="2013-01-09T13:51:00Z">
              <w:r>
                <w:rPr>
                  <w:rFonts w:ascii="Arial" w:hAnsi="Arial" w:cs="Arial"/>
                  <w:color w:val="000000"/>
                  <w:sz w:val="20"/>
                  <w:szCs w:val="20"/>
                </w:rPr>
                <w:t>AP - Provisioning Engine</w:t>
              </w:r>
            </w:ins>
          </w:p>
        </w:tc>
        <w:tc>
          <w:tcPr>
            <w:tcW w:w="839" w:type="pct"/>
            <w:shd w:val="clear" w:color="auto" w:fill="auto"/>
          </w:tcPr>
          <w:p w:rsidR="00872D94" w:rsidRPr="000657EE" w:rsidRDefault="00872D94" w:rsidP="00872D94">
            <w:pPr>
              <w:keepNext/>
              <w:keepLines/>
              <w:rPr>
                <w:ins w:id="925" w:author="Ally Ward" w:date="2013-01-09T13:50:00Z"/>
                <w:rStyle w:val="TDContents"/>
                <w:rFonts w:ascii="EYInterstate Light" w:hAnsi="EYInterstate Light"/>
                <w:sz w:val="20"/>
                <w:szCs w:val="20"/>
              </w:rPr>
            </w:pPr>
            <w:ins w:id="926" w:author="Ally Ward" w:date="2013-01-09T13:51:00Z">
              <w:r>
                <w:rPr>
                  <w:rFonts w:ascii="Arial" w:hAnsi="Arial" w:cs="Arial"/>
                  <w:color w:val="000000"/>
                  <w:sz w:val="20"/>
                  <w:szCs w:val="20"/>
                </w:rPr>
                <w:t>LY-AP-PE-033 Provisioning Engine Policy name maintenance</w:t>
              </w:r>
            </w:ins>
          </w:p>
        </w:tc>
        <w:tc>
          <w:tcPr>
            <w:tcW w:w="2882" w:type="pct"/>
            <w:shd w:val="clear" w:color="auto" w:fill="auto"/>
          </w:tcPr>
          <w:p w:rsidR="00872D94" w:rsidRPr="000657EE" w:rsidRDefault="00872D94" w:rsidP="00872D94">
            <w:pPr>
              <w:keepNext/>
              <w:keepLines/>
              <w:rPr>
                <w:ins w:id="927" w:author="Ally Ward" w:date="2013-01-09T13:50:00Z"/>
                <w:rStyle w:val="TDContents"/>
                <w:rFonts w:ascii="EYInterstate Light" w:hAnsi="EYInterstate Light"/>
                <w:sz w:val="20"/>
                <w:szCs w:val="20"/>
              </w:rPr>
            </w:pPr>
            <w:ins w:id="928" w:author="Ally Ward" w:date="2013-01-09T13:51:00Z">
              <w:r>
                <w:rPr>
                  <w:rFonts w:ascii="Arial" w:hAnsi="Arial" w:cs="Arial"/>
                  <w:color w:val="000000"/>
                  <w:sz w:val="20"/>
                  <w:szCs w:val="20"/>
                </w:rPr>
                <w:t>The system shall provide the ability to maintain a list of valid Lync policy names Note: names must retain naming convention of policy type_country_site_description e.g. VP_GB_GB001_NoVOIP</w:t>
              </w:r>
            </w:ins>
          </w:p>
        </w:tc>
        <w:tc>
          <w:tcPr>
            <w:tcW w:w="448" w:type="pct"/>
          </w:tcPr>
          <w:p w:rsidR="00872D94" w:rsidRDefault="00872D94" w:rsidP="00872D94">
            <w:pPr>
              <w:keepNext/>
              <w:keepLines/>
              <w:rPr>
                <w:ins w:id="929" w:author="Ally Ward" w:date="2013-01-09T13:50:00Z"/>
                <w:rFonts w:ascii="Arial" w:hAnsi="Arial" w:cs="Arial"/>
                <w:color w:val="000000"/>
                <w:sz w:val="20"/>
                <w:szCs w:val="20"/>
              </w:rPr>
            </w:pPr>
            <w:ins w:id="930" w:author="Ally Ward" w:date="2013-01-09T13:51:00Z">
              <w:r>
                <w:rPr>
                  <w:rFonts w:ascii="Arial" w:hAnsi="Arial" w:cs="Arial"/>
                  <w:color w:val="000000"/>
                  <w:sz w:val="20"/>
                  <w:szCs w:val="20"/>
                </w:rPr>
                <w:t>Pilot</w:t>
              </w:r>
            </w:ins>
          </w:p>
        </w:tc>
      </w:tr>
      <w:tr w:rsidR="00872D94" w:rsidRPr="00D27256" w:rsidTr="00872D94">
        <w:trPr>
          <w:cantSplit/>
          <w:ins w:id="931" w:author="Ally Ward" w:date="2013-01-09T13:50:00Z"/>
        </w:trPr>
        <w:tc>
          <w:tcPr>
            <w:tcW w:w="306" w:type="pct"/>
            <w:shd w:val="clear" w:color="auto" w:fill="auto"/>
          </w:tcPr>
          <w:p w:rsidR="00872D94" w:rsidRPr="000657EE" w:rsidRDefault="00872D94" w:rsidP="00872D94">
            <w:pPr>
              <w:keepNext/>
              <w:keepLines/>
              <w:rPr>
                <w:ins w:id="932" w:author="Ally Ward" w:date="2013-01-09T13:50:00Z"/>
                <w:rStyle w:val="TDContents"/>
                <w:rFonts w:ascii="EYInterstate Light" w:hAnsi="EYInterstate Light"/>
                <w:sz w:val="20"/>
                <w:szCs w:val="20"/>
              </w:rPr>
            </w:pPr>
            <w:ins w:id="933" w:author="Ally Ward" w:date="2013-01-09T13:51:00Z">
              <w:r>
                <w:rPr>
                  <w:rFonts w:ascii="Arial" w:hAnsi="Arial" w:cs="Arial"/>
                  <w:color w:val="000000"/>
                  <w:sz w:val="20"/>
                  <w:szCs w:val="20"/>
                </w:rPr>
                <w:t>1105</w:t>
              </w:r>
            </w:ins>
          </w:p>
        </w:tc>
        <w:tc>
          <w:tcPr>
            <w:tcW w:w="525" w:type="pct"/>
            <w:shd w:val="clear" w:color="auto" w:fill="auto"/>
          </w:tcPr>
          <w:p w:rsidR="00872D94" w:rsidRPr="000657EE" w:rsidRDefault="00872D94" w:rsidP="00872D94">
            <w:pPr>
              <w:keepNext/>
              <w:keepLines/>
              <w:rPr>
                <w:ins w:id="934" w:author="Ally Ward" w:date="2013-01-09T13:50:00Z"/>
                <w:rStyle w:val="TDContents"/>
                <w:rFonts w:ascii="EYInterstate Light" w:hAnsi="EYInterstate Light"/>
                <w:sz w:val="20"/>
                <w:szCs w:val="20"/>
              </w:rPr>
            </w:pPr>
            <w:ins w:id="935" w:author="Ally Ward" w:date="2013-01-09T13:51:00Z">
              <w:r>
                <w:rPr>
                  <w:rFonts w:ascii="Arial" w:hAnsi="Arial" w:cs="Arial"/>
                  <w:color w:val="000000"/>
                  <w:sz w:val="20"/>
                  <w:szCs w:val="20"/>
                </w:rPr>
                <w:t>AP - AD Sync</w:t>
              </w:r>
            </w:ins>
          </w:p>
        </w:tc>
        <w:tc>
          <w:tcPr>
            <w:tcW w:w="839" w:type="pct"/>
            <w:shd w:val="clear" w:color="auto" w:fill="auto"/>
          </w:tcPr>
          <w:p w:rsidR="00872D94" w:rsidRPr="000657EE" w:rsidRDefault="00872D94" w:rsidP="00872D94">
            <w:pPr>
              <w:keepNext/>
              <w:keepLines/>
              <w:rPr>
                <w:ins w:id="936" w:author="Ally Ward" w:date="2013-01-09T13:50:00Z"/>
                <w:rStyle w:val="TDContents"/>
                <w:rFonts w:ascii="EYInterstate Light" w:hAnsi="EYInterstate Light"/>
                <w:sz w:val="20"/>
                <w:szCs w:val="20"/>
              </w:rPr>
            </w:pPr>
            <w:ins w:id="937" w:author="Ally Ward" w:date="2013-01-09T13:51:00Z">
              <w:r>
                <w:rPr>
                  <w:rFonts w:ascii="Arial" w:hAnsi="Arial" w:cs="Arial"/>
                  <w:color w:val="000000"/>
                  <w:sz w:val="20"/>
                  <w:szCs w:val="20"/>
                </w:rPr>
                <w:t>LY-AP-ADS-001 Synchronisation process between EY forest and AT&amp;T forest</w:t>
              </w:r>
            </w:ins>
          </w:p>
        </w:tc>
        <w:tc>
          <w:tcPr>
            <w:tcW w:w="2882" w:type="pct"/>
            <w:shd w:val="clear" w:color="auto" w:fill="auto"/>
          </w:tcPr>
          <w:p w:rsidR="00872D94" w:rsidRPr="000657EE" w:rsidRDefault="00872D94" w:rsidP="00872D94">
            <w:pPr>
              <w:keepNext/>
              <w:keepLines/>
              <w:rPr>
                <w:ins w:id="938" w:author="Ally Ward" w:date="2013-01-09T13:50:00Z"/>
                <w:rStyle w:val="TDContents"/>
                <w:rFonts w:ascii="EYInterstate Light" w:hAnsi="EYInterstate Light"/>
                <w:sz w:val="20"/>
                <w:szCs w:val="20"/>
              </w:rPr>
            </w:pPr>
            <w:ins w:id="939" w:author="Ally Ward" w:date="2013-01-09T13:51:00Z">
              <w:r>
                <w:rPr>
                  <w:rFonts w:ascii="Arial" w:hAnsi="Arial" w:cs="Arial"/>
                  <w:color w:val="000000"/>
                  <w:sz w:val="20"/>
                  <w:szCs w:val="20"/>
                </w:rPr>
                <w:t>The system shall provide synchronisation between  EY forest and AT</w:t>
              </w:r>
            </w:ins>
          </w:p>
        </w:tc>
        <w:tc>
          <w:tcPr>
            <w:tcW w:w="448" w:type="pct"/>
          </w:tcPr>
          <w:p w:rsidR="00872D94" w:rsidRDefault="00872D94" w:rsidP="00872D94">
            <w:pPr>
              <w:keepNext/>
              <w:keepLines/>
              <w:rPr>
                <w:ins w:id="940" w:author="Ally Ward" w:date="2013-01-09T13:50:00Z"/>
                <w:rFonts w:ascii="Arial" w:hAnsi="Arial" w:cs="Arial"/>
                <w:color w:val="000000"/>
                <w:sz w:val="20"/>
                <w:szCs w:val="20"/>
              </w:rPr>
            </w:pPr>
            <w:ins w:id="941" w:author="Ally Ward" w:date="2013-01-09T13:51:00Z">
              <w:r>
                <w:rPr>
                  <w:rFonts w:ascii="Arial" w:hAnsi="Arial" w:cs="Arial"/>
                  <w:color w:val="000000"/>
                  <w:sz w:val="20"/>
                  <w:szCs w:val="20"/>
                </w:rPr>
                <w:t>Pilot</w:t>
              </w:r>
            </w:ins>
          </w:p>
        </w:tc>
      </w:tr>
      <w:tr w:rsidR="00872D94" w:rsidRPr="00D27256" w:rsidTr="00872D94">
        <w:trPr>
          <w:cantSplit/>
          <w:ins w:id="942" w:author="Ally Ward" w:date="2013-01-09T13:51:00Z"/>
        </w:trPr>
        <w:tc>
          <w:tcPr>
            <w:tcW w:w="306" w:type="pct"/>
            <w:shd w:val="clear" w:color="auto" w:fill="auto"/>
          </w:tcPr>
          <w:p w:rsidR="00872D94" w:rsidRPr="000657EE" w:rsidRDefault="00872D94" w:rsidP="00872D94">
            <w:pPr>
              <w:keepNext/>
              <w:keepLines/>
              <w:rPr>
                <w:ins w:id="943" w:author="Ally Ward" w:date="2013-01-09T13:51:00Z"/>
                <w:rStyle w:val="TDContents"/>
                <w:rFonts w:ascii="EYInterstate Light" w:hAnsi="EYInterstate Light"/>
                <w:sz w:val="20"/>
                <w:szCs w:val="20"/>
              </w:rPr>
            </w:pPr>
            <w:ins w:id="944" w:author="Ally Ward" w:date="2013-01-09T13:51:00Z">
              <w:r>
                <w:rPr>
                  <w:rFonts w:ascii="Arial" w:hAnsi="Arial" w:cs="Arial"/>
                  <w:color w:val="000000"/>
                  <w:sz w:val="20"/>
                  <w:szCs w:val="20"/>
                </w:rPr>
                <w:t>1106</w:t>
              </w:r>
            </w:ins>
          </w:p>
        </w:tc>
        <w:tc>
          <w:tcPr>
            <w:tcW w:w="525" w:type="pct"/>
            <w:shd w:val="clear" w:color="auto" w:fill="auto"/>
          </w:tcPr>
          <w:p w:rsidR="00872D94" w:rsidRPr="000657EE" w:rsidRDefault="00872D94" w:rsidP="00872D94">
            <w:pPr>
              <w:keepNext/>
              <w:keepLines/>
              <w:rPr>
                <w:ins w:id="945" w:author="Ally Ward" w:date="2013-01-09T13:51:00Z"/>
                <w:rStyle w:val="TDContents"/>
                <w:rFonts w:ascii="EYInterstate Light" w:hAnsi="EYInterstate Light"/>
                <w:sz w:val="20"/>
                <w:szCs w:val="20"/>
              </w:rPr>
            </w:pPr>
            <w:ins w:id="946" w:author="Ally Ward" w:date="2013-01-09T13:51:00Z">
              <w:r>
                <w:rPr>
                  <w:rFonts w:ascii="Arial" w:hAnsi="Arial" w:cs="Arial"/>
                  <w:color w:val="000000"/>
                  <w:sz w:val="20"/>
                  <w:szCs w:val="20"/>
                </w:rPr>
                <w:t>AP - Lync Enablement</w:t>
              </w:r>
            </w:ins>
          </w:p>
        </w:tc>
        <w:tc>
          <w:tcPr>
            <w:tcW w:w="839" w:type="pct"/>
            <w:shd w:val="clear" w:color="auto" w:fill="auto"/>
          </w:tcPr>
          <w:p w:rsidR="00872D94" w:rsidRPr="000657EE" w:rsidRDefault="00872D94" w:rsidP="00872D94">
            <w:pPr>
              <w:keepNext/>
              <w:keepLines/>
              <w:rPr>
                <w:ins w:id="947" w:author="Ally Ward" w:date="2013-01-09T13:51:00Z"/>
                <w:rStyle w:val="TDContents"/>
                <w:rFonts w:ascii="EYInterstate Light" w:hAnsi="EYInterstate Light"/>
                <w:sz w:val="20"/>
                <w:szCs w:val="20"/>
              </w:rPr>
            </w:pPr>
            <w:ins w:id="948" w:author="Ally Ward" w:date="2013-01-09T13:51:00Z">
              <w:r>
                <w:rPr>
                  <w:rFonts w:ascii="Arial" w:hAnsi="Arial" w:cs="Arial"/>
                  <w:color w:val="000000"/>
                  <w:sz w:val="20"/>
                  <w:szCs w:val="20"/>
                </w:rPr>
                <w:t>LY-AP-LE-001 User Deletion</w:t>
              </w:r>
            </w:ins>
          </w:p>
        </w:tc>
        <w:tc>
          <w:tcPr>
            <w:tcW w:w="2882" w:type="pct"/>
            <w:shd w:val="clear" w:color="auto" w:fill="auto"/>
          </w:tcPr>
          <w:p w:rsidR="00872D94" w:rsidRPr="000657EE" w:rsidRDefault="00872D94" w:rsidP="00872D94">
            <w:pPr>
              <w:keepNext/>
              <w:keepLines/>
              <w:rPr>
                <w:ins w:id="949" w:author="Ally Ward" w:date="2013-01-09T13:51:00Z"/>
                <w:rStyle w:val="TDContents"/>
                <w:rFonts w:ascii="EYInterstate Light" w:hAnsi="EYInterstate Light"/>
                <w:sz w:val="20"/>
                <w:szCs w:val="20"/>
              </w:rPr>
            </w:pPr>
            <w:ins w:id="950" w:author="Ally Ward" w:date="2013-01-09T13:51:00Z">
              <w:r>
                <w:rPr>
                  <w:rFonts w:ascii="Arial" w:hAnsi="Arial" w:cs="Arial"/>
                  <w:color w:val="000000"/>
                  <w:sz w:val="20"/>
                  <w:szCs w:val="20"/>
                </w:rPr>
                <w:t>The system shall delete the Lync account when the HR account is deleted</w:t>
              </w:r>
            </w:ins>
          </w:p>
        </w:tc>
        <w:tc>
          <w:tcPr>
            <w:tcW w:w="448" w:type="pct"/>
          </w:tcPr>
          <w:p w:rsidR="00872D94" w:rsidRDefault="00872D94" w:rsidP="00872D94">
            <w:pPr>
              <w:keepNext/>
              <w:keepLines/>
              <w:rPr>
                <w:ins w:id="951" w:author="Ally Ward" w:date="2013-01-09T13:51:00Z"/>
                <w:rFonts w:ascii="Arial" w:hAnsi="Arial" w:cs="Arial"/>
                <w:color w:val="000000"/>
                <w:sz w:val="20"/>
                <w:szCs w:val="20"/>
              </w:rPr>
            </w:pPr>
            <w:ins w:id="952" w:author="Ally Ward" w:date="2013-01-09T13:51:00Z">
              <w:r>
                <w:rPr>
                  <w:rFonts w:ascii="Arial" w:hAnsi="Arial" w:cs="Arial"/>
                  <w:color w:val="000000"/>
                  <w:sz w:val="20"/>
                  <w:szCs w:val="20"/>
                </w:rPr>
                <w:t>Pilot</w:t>
              </w:r>
            </w:ins>
          </w:p>
        </w:tc>
      </w:tr>
      <w:tr w:rsidR="00872D94" w:rsidRPr="00D27256" w:rsidTr="00872D94">
        <w:trPr>
          <w:cantSplit/>
          <w:ins w:id="953" w:author="Ally Ward" w:date="2013-01-09T13:51:00Z"/>
        </w:trPr>
        <w:tc>
          <w:tcPr>
            <w:tcW w:w="306" w:type="pct"/>
            <w:shd w:val="clear" w:color="auto" w:fill="auto"/>
          </w:tcPr>
          <w:p w:rsidR="00872D94" w:rsidRPr="000657EE" w:rsidRDefault="00872D94" w:rsidP="00872D94">
            <w:pPr>
              <w:keepNext/>
              <w:keepLines/>
              <w:rPr>
                <w:ins w:id="954" w:author="Ally Ward" w:date="2013-01-09T13:51:00Z"/>
                <w:rStyle w:val="TDContents"/>
                <w:rFonts w:ascii="EYInterstate Light" w:hAnsi="EYInterstate Light"/>
                <w:sz w:val="20"/>
                <w:szCs w:val="20"/>
              </w:rPr>
            </w:pPr>
            <w:ins w:id="955" w:author="Ally Ward" w:date="2013-01-09T13:51:00Z">
              <w:r>
                <w:rPr>
                  <w:rFonts w:ascii="Arial" w:hAnsi="Arial" w:cs="Arial"/>
                  <w:color w:val="000000"/>
                  <w:sz w:val="20"/>
                  <w:szCs w:val="20"/>
                </w:rPr>
                <w:t>1107</w:t>
              </w:r>
            </w:ins>
          </w:p>
        </w:tc>
        <w:tc>
          <w:tcPr>
            <w:tcW w:w="525" w:type="pct"/>
            <w:shd w:val="clear" w:color="auto" w:fill="auto"/>
          </w:tcPr>
          <w:p w:rsidR="00872D94" w:rsidRPr="000657EE" w:rsidRDefault="00872D94" w:rsidP="00872D94">
            <w:pPr>
              <w:keepNext/>
              <w:keepLines/>
              <w:rPr>
                <w:ins w:id="956" w:author="Ally Ward" w:date="2013-01-09T13:51:00Z"/>
                <w:rStyle w:val="TDContents"/>
                <w:rFonts w:ascii="EYInterstate Light" w:hAnsi="EYInterstate Light"/>
                <w:sz w:val="20"/>
                <w:szCs w:val="20"/>
              </w:rPr>
            </w:pPr>
            <w:ins w:id="957" w:author="Ally Ward" w:date="2013-01-09T13:51:00Z">
              <w:r>
                <w:rPr>
                  <w:rFonts w:ascii="Arial" w:hAnsi="Arial" w:cs="Arial"/>
                  <w:color w:val="000000"/>
                  <w:sz w:val="20"/>
                  <w:szCs w:val="20"/>
                </w:rPr>
                <w:t>AP - Lync Enablement</w:t>
              </w:r>
            </w:ins>
          </w:p>
        </w:tc>
        <w:tc>
          <w:tcPr>
            <w:tcW w:w="839" w:type="pct"/>
            <w:shd w:val="clear" w:color="auto" w:fill="auto"/>
          </w:tcPr>
          <w:p w:rsidR="00872D94" w:rsidRPr="000657EE" w:rsidRDefault="00872D94" w:rsidP="00872D94">
            <w:pPr>
              <w:keepNext/>
              <w:keepLines/>
              <w:rPr>
                <w:ins w:id="958" w:author="Ally Ward" w:date="2013-01-09T13:51:00Z"/>
                <w:rStyle w:val="TDContents"/>
                <w:rFonts w:ascii="EYInterstate Light" w:hAnsi="EYInterstate Light"/>
                <w:sz w:val="20"/>
                <w:szCs w:val="20"/>
              </w:rPr>
            </w:pPr>
            <w:ins w:id="959" w:author="Ally Ward" w:date="2013-01-09T13:51:00Z">
              <w:r>
                <w:rPr>
                  <w:rFonts w:ascii="Arial" w:hAnsi="Arial" w:cs="Arial"/>
                  <w:color w:val="000000"/>
                  <w:sz w:val="20"/>
                  <w:szCs w:val="20"/>
                </w:rPr>
                <w:t>LY-AP-LE-002 Logging AT&amp;T acct enabling failures</w:t>
              </w:r>
            </w:ins>
          </w:p>
        </w:tc>
        <w:tc>
          <w:tcPr>
            <w:tcW w:w="2882" w:type="pct"/>
            <w:shd w:val="clear" w:color="auto" w:fill="auto"/>
          </w:tcPr>
          <w:p w:rsidR="00872D94" w:rsidRPr="000657EE" w:rsidRDefault="00872D94" w:rsidP="00872D94">
            <w:pPr>
              <w:keepNext/>
              <w:keepLines/>
              <w:rPr>
                <w:ins w:id="960" w:author="Ally Ward" w:date="2013-01-09T13:51:00Z"/>
                <w:rStyle w:val="TDContents"/>
                <w:rFonts w:ascii="EYInterstate Light" w:hAnsi="EYInterstate Light"/>
                <w:sz w:val="20"/>
                <w:szCs w:val="20"/>
              </w:rPr>
            </w:pPr>
            <w:ins w:id="961" w:author="Ally Ward" w:date="2013-01-09T13:51:00Z">
              <w:r>
                <w:rPr>
                  <w:rFonts w:ascii="Arial" w:hAnsi="Arial" w:cs="Arial"/>
                  <w:color w:val="000000"/>
                  <w:sz w:val="20"/>
                  <w:szCs w:val="20"/>
                </w:rPr>
                <w:t>The supplier shall report any occasions where user enablement fails with details of the error NOTE Details of report TBC</w:t>
              </w:r>
            </w:ins>
          </w:p>
        </w:tc>
        <w:tc>
          <w:tcPr>
            <w:tcW w:w="448" w:type="pct"/>
          </w:tcPr>
          <w:p w:rsidR="00872D94" w:rsidRDefault="00872D94" w:rsidP="00872D94">
            <w:pPr>
              <w:keepNext/>
              <w:keepLines/>
              <w:rPr>
                <w:ins w:id="962" w:author="Ally Ward" w:date="2013-01-09T13:51:00Z"/>
                <w:rFonts w:ascii="Arial" w:hAnsi="Arial" w:cs="Arial"/>
                <w:color w:val="000000"/>
                <w:sz w:val="20"/>
                <w:szCs w:val="20"/>
              </w:rPr>
            </w:pPr>
            <w:ins w:id="963" w:author="Ally Ward" w:date="2013-01-09T13:51:00Z">
              <w:r>
                <w:rPr>
                  <w:rFonts w:ascii="Arial" w:hAnsi="Arial" w:cs="Arial"/>
                  <w:color w:val="000000"/>
                  <w:sz w:val="20"/>
                  <w:szCs w:val="20"/>
                </w:rPr>
                <w:t>Pilot</w:t>
              </w:r>
            </w:ins>
          </w:p>
        </w:tc>
      </w:tr>
      <w:tr w:rsidR="00872D94" w:rsidRPr="00D27256" w:rsidTr="00872D94">
        <w:trPr>
          <w:cantSplit/>
          <w:ins w:id="964" w:author="Ally Ward" w:date="2013-01-09T13:51:00Z"/>
        </w:trPr>
        <w:tc>
          <w:tcPr>
            <w:tcW w:w="306" w:type="pct"/>
            <w:shd w:val="clear" w:color="auto" w:fill="auto"/>
          </w:tcPr>
          <w:p w:rsidR="00872D94" w:rsidRPr="000657EE" w:rsidRDefault="00872D94" w:rsidP="00872D94">
            <w:pPr>
              <w:keepNext/>
              <w:keepLines/>
              <w:rPr>
                <w:ins w:id="965" w:author="Ally Ward" w:date="2013-01-09T13:51:00Z"/>
                <w:rStyle w:val="TDContents"/>
                <w:rFonts w:ascii="EYInterstate Light" w:hAnsi="EYInterstate Light"/>
                <w:sz w:val="20"/>
                <w:szCs w:val="20"/>
              </w:rPr>
            </w:pPr>
            <w:ins w:id="966" w:author="Ally Ward" w:date="2013-01-09T13:51:00Z">
              <w:r>
                <w:rPr>
                  <w:rFonts w:ascii="Arial" w:hAnsi="Arial" w:cs="Arial"/>
                  <w:color w:val="000000"/>
                  <w:sz w:val="20"/>
                  <w:szCs w:val="20"/>
                </w:rPr>
                <w:t>1108</w:t>
              </w:r>
            </w:ins>
          </w:p>
        </w:tc>
        <w:tc>
          <w:tcPr>
            <w:tcW w:w="525" w:type="pct"/>
            <w:shd w:val="clear" w:color="auto" w:fill="auto"/>
          </w:tcPr>
          <w:p w:rsidR="00872D94" w:rsidRPr="000657EE" w:rsidRDefault="00872D94" w:rsidP="00872D94">
            <w:pPr>
              <w:keepNext/>
              <w:keepLines/>
              <w:rPr>
                <w:ins w:id="967" w:author="Ally Ward" w:date="2013-01-09T13:51:00Z"/>
                <w:rStyle w:val="TDContents"/>
                <w:rFonts w:ascii="EYInterstate Light" w:hAnsi="EYInterstate Light"/>
                <w:sz w:val="20"/>
                <w:szCs w:val="20"/>
              </w:rPr>
            </w:pPr>
            <w:ins w:id="968" w:author="Ally Ward" w:date="2013-01-09T13:51:00Z">
              <w:r>
                <w:rPr>
                  <w:rFonts w:ascii="Arial" w:hAnsi="Arial" w:cs="Arial"/>
                  <w:color w:val="000000"/>
                  <w:sz w:val="20"/>
                  <w:szCs w:val="20"/>
                </w:rPr>
                <w:t>AP - Lync Enablement</w:t>
              </w:r>
            </w:ins>
          </w:p>
        </w:tc>
        <w:tc>
          <w:tcPr>
            <w:tcW w:w="839" w:type="pct"/>
            <w:shd w:val="clear" w:color="auto" w:fill="auto"/>
          </w:tcPr>
          <w:p w:rsidR="00872D94" w:rsidRPr="000657EE" w:rsidRDefault="00872D94" w:rsidP="00872D94">
            <w:pPr>
              <w:keepNext/>
              <w:keepLines/>
              <w:rPr>
                <w:ins w:id="969" w:author="Ally Ward" w:date="2013-01-09T13:51:00Z"/>
                <w:rStyle w:val="TDContents"/>
                <w:rFonts w:ascii="EYInterstate Light" w:hAnsi="EYInterstate Light"/>
                <w:sz w:val="20"/>
                <w:szCs w:val="20"/>
              </w:rPr>
            </w:pPr>
            <w:ins w:id="970" w:author="Ally Ward" w:date="2013-01-09T13:51:00Z">
              <w:r>
                <w:rPr>
                  <w:rFonts w:ascii="Arial" w:hAnsi="Arial" w:cs="Arial"/>
                  <w:color w:val="000000"/>
                  <w:sz w:val="20"/>
                  <w:szCs w:val="20"/>
                </w:rPr>
                <w:t>LY-AP-LE-003 User disablement - urgent termination - Lync</w:t>
              </w:r>
            </w:ins>
          </w:p>
        </w:tc>
        <w:tc>
          <w:tcPr>
            <w:tcW w:w="2882" w:type="pct"/>
            <w:shd w:val="clear" w:color="auto" w:fill="auto"/>
          </w:tcPr>
          <w:p w:rsidR="00872D94" w:rsidRPr="000657EE" w:rsidRDefault="00872D94" w:rsidP="00872D94">
            <w:pPr>
              <w:keepNext/>
              <w:keepLines/>
              <w:rPr>
                <w:ins w:id="971" w:author="Ally Ward" w:date="2013-01-09T13:51:00Z"/>
                <w:rStyle w:val="TDContents"/>
                <w:rFonts w:ascii="EYInterstate Light" w:hAnsi="EYInterstate Light"/>
                <w:sz w:val="20"/>
                <w:szCs w:val="20"/>
              </w:rPr>
            </w:pPr>
            <w:ins w:id="972" w:author="Ally Ward" w:date="2013-01-09T13:51:00Z">
              <w:r>
                <w:rPr>
                  <w:rFonts w:ascii="Arial" w:hAnsi="Arial" w:cs="Arial"/>
                  <w:color w:val="000000"/>
                  <w:sz w:val="20"/>
                  <w:szCs w:val="20"/>
                </w:rPr>
                <w:t>Users placed in the urgent terminations queue shall be disabled in Lync by ATT</w:t>
              </w:r>
            </w:ins>
          </w:p>
        </w:tc>
        <w:tc>
          <w:tcPr>
            <w:tcW w:w="448" w:type="pct"/>
          </w:tcPr>
          <w:p w:rsidR="00872D94" w:rsidRDefault="00872D94" w:rsidP="00872D94">
            <w:pPr>
              <w:keepNext/>
              <w:keepLines/>
              <w:rPr>
                <w:ins w:id="973" w:author="Ally Ward" w:date="2013-01-09T13:51:00Z"/>
                <w:rFonts w:ascii="Arial" w:hAnsi="Arial" w:cs="Arial"/>
                <w:color w:val="000000"/>
                <w:sz w:val="20"/>
                <w:szCs w:val="20"/>
              </w:rPr>
            </w:pPr>
            <w:ins w:id="974" w:author="Ally Ward" w:date="2013-01-09T13:51:00Z">
              <w:r>
                <w:rPr>
                  <w:rFonts w:ascii="Arial" w:hAnsi="Arial" w:cs="Arial"/>
                  <w:color w:val="000000"/>
                  <w:sz w:val="20"/>
                  <w:szCs w:val="20"/>
                </w:rPr>
                <w:t>Pilot</w:t>
              </w:r>
            </w:ins>
          </w:p>
        </w:tc>
      </w:tr>
      <w:tr w:rsidR="00872D94" w:rsidRPr="00D27256" w:rsidTr="00872D94">
        <w:trPr>
          <w:cantSplit/>
          <w:ins w:id="975" w:author="Ally Ward" w:date="2013-01-09T13:51:00Z"/>
        </w:trPr>
        <w:tc>
          <w:tcPr>
            <w:tcW w:w="306" w:type="pct"/>
            <w:shd w:val="clear" w:color="auto" w:fill="auto"/>
          </w:tcPr>
          <w:p w:rsidR="00872D94" w:rsidRPr="000657EE" w:rsidRDefault="00872D94" w:rsidP="00872D94">
            <w:pPr>
              <w:keepNext/>
              <w:keepLines/>
              <w:rPr>
                <w:ins w:id="976" w:author="Ally Ward" w:date="2013-01-09T13:51:00Z"/>
                <w:rStyle w:val="TDContents"/>
                <w:rFonts w:ascii="EYInterstate Light" w:hAnsi="EYInterstate Light"/>
                <w:sz w:val="20"/>
                <w:szCs w:val="20"/>
              </w:rPr>
            </w:pPr>
            <w:ins w:id="977" w:author="Ally Ward" w:date="2013-01-09T13:51:00Z">
              <w:r>
                <w:rPr>
                  <w:rFonts w:ascii="Arial" w:hAnsi="Arial" w:cs="Arial"/>
                  <w:color w:val="000000"/>
                  <w:sz w:val="20"/>
                  <w:szCs w:val="20"/>
                </w:rPr>
                <w:t>1109</w:t>
              </w:r>
            </w:ins>
          </w:p>
        </w:tc>
        <w:tc>
          <w:tcPr>
            <w:tcW w:w="525" w:type="pct"/>
            <w:shd w:val="clear" w:color="auto" w:fill="auto"/>
          </w:tcPr>
          <w:p w:rsidR="00872D94" w:rsidRPr="000657EE" w:rsidRDefault="00872D94" w:rsidP="00872D94">
            <w:pPr>
              <w:keepNext/>
              <w:keepLines/>
              <w:rPr>
                <w:ins w:id="978" w:author="Ally Ward" w:date="2013-01-09T13:51:00Z"/>
                <w:rStyle w:val="TDContents"/>
                <w:rFonts w:ascii="EYInterstate Light" w:hAnsi="EYInterstate Light"/>
                <w:sz w:val="20"/>
                <w:szCs w:val="20"/>
              </w:rPr>
            </w:pPr>
            <w:ins w:id="979" w:author="Ally Ward" w:date="2013-01-09T13:51:00Z">
              <w:r>
                <w:rPr>
                  <w:rFonts w:ascii="Arial" w:hAnsi="Arial" w:cs="Arial"/>
                  <w:color w:val="000000"/>
                  <w:sz w:val="20"/>
                  <w:szCs w:val="20"/>
                </w:rPr>
                <w:t>AP - Lync Enablement</w:t>
              </w:r>
            </w:ins>
          </w:p>
        </w:tc>
        <w:tc>
          <w:tcPr>
            <w:tcW w:w="839" w:type="pct"/>
            <w:shd w:val="clear" w:color="auto" w:fill="auto"/>
          </w:tcPr>
          <w:p w:rsidR="00872D94" w:rsidRPr="000657EE" w:rsidRDefault="00872D94" w:rsidP="00872D94">
            <w:pPr>
              <w:keepNext/>
              <w:keepLines/>
              <w:rPr>
                <w:ins w:id="980" w:author="Ally Ward" w:date="2013-01-09T13:51:00Z"/>
                <w:rStyle w:val="TDContents"/>
                <w:rFonts w:ascii="EYInterstate Light" w:hAnsi="EYInterstate Light"/>
                <w:sz w:val="20"/>
                <w:szCs w:val="20"/>
              </w:rPr>
            </w:pPr>
            <w:ins w:id="981" w:author="Ally Ward" w:date="2013-01-09T13:51:00Z">
              <w:r>
                <w:rPr>
                  <w:rFonts w:ascii="Arial" w:hAnsi="Arial" w:cs="Arial"/>
                  <w:color w:val="000000"/>
                  <w:sz w:val="20"/>
                  <w:szCs w:val="20"/>
                </w:rPr>
                <w:t>LY-AP-LE-004 User provisioning - TELURI</w:t>
              </w:r>
            </w:ins>
          </w:p>
        </w:tc>
        <w:tc>
          <w:tcPr>
            <w:tcW w:w="2882" w:type="pct"/>
            <w:shd w:val="clear" w:color="auto" w:fill="auto"/>
          </w:tcPr>
          <w:p w:rsidR="00872D94" w:rsidRPr="000657EE" w:rsidRDefault="00872D94" w:rsidP="00872D94">
            <w:pPr>
              <w:keepNext/>
              <w:keepLines/>
              <w:rPr>
                <w:ins w:id="982" w:author="Ally Ward" w:date="2013-01-09T13:51:00Z"/>
                <w:rStyle w:val="TDContents"/>
                <w:rFonts w:ascii="EYInterstate Light" w:hAnsi="EYInterstate Light"/>
                <w:sz w:val="20"/>
                <w:szCs w:val="20"/>
              </w:rPr>
            </w:pPr>
            <w:ins w:id="983" w:author="Ally Ward" w:date="2013-01-09T13:51:00Z">
              <w:r>
                <w:rPr>
                  <w:rFonts w:ascii="Arial" w:hAnsi="Arial" w:cs="Arial"/>
                  <w:color w:val="000000"/>
                  <w:sz w:val="20"/>
                  <w:szCs w:val="20"/>
                </w:rPr>
                <w:t>Users' TELURI shall be automatically populated by the supplier</w:t>
              </w:r>
            </w:ins>
          </w:p>
        </w:tc>
        <w:tc>
          <w:tcPr>
            <w:tcW w:w="448" w:type="pct"/>
          </w:tcPr>
          <w:p w:rsidR="00872D94" w:rsidRDefault="00872D94" w:rsidP="00872D94">
            <w:pPr>
              <w:keepNext/>
              <w:keepLines/>
              <w:rPr>
                <w:ins w:id="984" w:author="Ally Ward" w:date="2013-01-09T13:51:00Z"/>
                <w:rFonts w:ascii="Arial" w:hAnsi="Arial" w:cs="Arial"/>
                <w:color w:val="000000"/>
                <w:sz w:val="20"/>
                <w:szCs w:val="20"/>
              </w:rPr>
            </w:pPr>
            <w:ins w:id="985" w:author="Ally Ward" w:date="2013-01-09T13:51:00Z">
              <w:r>
                <w:rPr>
                  <w:rFonts w:ascii="Arial" w:hAnsi="Arial" w:cs="Arial"/>
                  <w:color w:val="000000"/>
                  <w:sz w:val="20"/>
                  <w:szCs w:val="20"/>
                </w:rPr>
                <w:t>Pilot</w:t>
              </w:r>
            </w:ins>
          </w:p>
        </w:tc>
      </w:tr>
    </w:tbl>
    <w:p w:rsidR="000657EE" w:rsidRDefault="000657EE" w:rsidP="00B74B54">
      <w:pPr>
        <w:pStyle w:val="EYBodyText"/>
      </w:pPr>
    </w:p>
    <w:p w:rsidR="00B74B54" w:rsidRDefault="00B74B54" w:rsidP="00470C95">
      <w:pPr>
        <w:pStyle w:val="EYHeading2"/>
      </w:pPr>
      <w:bookmarkStart w:id="986" w:name="_Toc332218308"/>
      <w:r>
        <w:t>Non-Functional</w:t>
      </w:r>
      <w:bookmarkEnd w:id="98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2"/>
        <w:gridCol w:w="1566"/>
        <w:gridCol w:w="2502"/>
        <w:gridCol w:w="8594"/>
        <w:gridCol w:w="1336"/>
      </w:tblGrid>
      <w:tr w:rsidR="00F44A5C" w:rsidRPr="00886213" w:rsidTr="00872D94">
        <w:trPr>
          <w:cantSplit/>
          <w:tblHeader/>
        </w:trPr>
        <w:tc>
          <w:tcPr>
            <w:tcW w:w="306" w:type="pct"/>
            <w:shd w:val="clear" w:color="auto" w:fill="D9D9D9" w:themeFill="background1" w:themeFillShade="D9"/>
          </w:tcPr>
          <w:p w:rsidR="00F44A5C" w:rsidRPr="00886213" w:rsidRDefault="00F44A5C" w:rsidP="00884014">
            <w:pPr>
              <w:pStyle w:val="EYTableHeadings"/>
              <w:rPr>
                <w:sz w:val="16"/>
              </w:rPr>
            </w:pPr>
            <w:r w:rsidRPr="00886213">
              <w:rPr>
                <w:sz w:val="16"/>
              </w:rPr>
              <w:t>Req ID</w:t>
            </w:r>
          </w:p>
        </w:tc>
        <w:tc>
          <w:tcPr>
            <w:tcW w:w="525" w:type="pct"/>
            <w:shd w:val="clear" w:color="auto" w:fill="D9D9D9" w:themeFill="background1" w:themeFillShade="D9"/>
          </w:tcPr>
          <w:p w:rsidR="00F44A5C" w:rsidRPr="00886213" w:rsidRDefault="00F44A5C" w:rsidP="00884014">
            <w:pPr>
              <w:pStyle w:val="EYTableHeadings"/>
              <w:rPr>
                <w:sz w:val="16"/>
              </w:rPr>
            </w:pPr>
            <w:r w:rsidRPr="00886213">
              <w:rPr>
                <w:sz w:val="16"/>
              </w:rPr>
              <w:t>Req Parent</w:t>
            </w:r>
          </w:p>
        </w:tc>
        <w:tc>
          <w:tcPr>
            <w:tcW w:w="839" w:type="pct"/>
            <w:shd w:val="clear" w:color="auto" w:fill="D9D9D9" w:themeFill="background1" w:themeFillShade="D9"/>
          </w:tcPr>
          <w:p w:rsidR="00F44A5C" w:rsidRPr="00886213" w:rsidRDefault="00F44A5C" w:rsidP="00884014">
            <w:pPr>
              <w:pStyle w:val="EYTableHeadings"/>
              <w:rPr>
                <w:sz w:val="16"/>
              </w:rPr>
            </w:pPr>
            <w:r w:rsidRPr="00886213">
              <w:rPr>
                <w:sz w:val="16"/>
              </w:rPr>
              <w:t>Name</w:t>
            </w:r>
          </w:p>
        </w:tc>
        <w:tc>
          <w:tcPr>
            <w:tcW w:w="2882" w:type="pct"/>
            <w:shd w:val="clear" w:color="auto" w:fill="D9D9D9" w:themeFill="background1" w:themeFillShade="D9"/>
          </w:tcPr>
          <w:p w:rsidR="00F44A5C" w:rsidRPr="00886213" w:rsidRDefault="00F44A5C" w:rsidP="00884014">
            <w:pPr>
              <w:pStyle w:val="EYTableHeadings"/>
              <w:rPr>
                <w:sz w:val="16"/>
              </w:rPr>
            </w:pPr>
            <w:r w:rsidRPr="00886213">
              <w:rPr>
                <w:sz w:val="16"/>
              </w:rPr>
              <w:t>Description</w:t>
            </w:r>
          </w:p>
        </w:tc>
        <w:tc>
          <w:tcPr>
            <w:tcW w:w="448" w:type="pct"/>
            <w:shd w:val="clear" w:color="auto" w:fill="D9D9D9" w:themeFill="background1" w:themeFillShade="D9"/>
          </w:tcPr>
          <w:p w:rsidR="00F44A5C" w:rsidRPr="00886213" w:rsidRDefault="00F44A5C" w:rsidP="00884014">
            <w:pPr>
              <w:pStyle w:val="EYTableHeadings"/>
              <w:rPr>
                <w:sz w:val="16"/>
              </w:rPr>
            </w:pPr>
            <w:r>
              <w:rPr>
                <w:sz w:val="16"/>
              </w:rPr>
              <w:t>Phase</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863</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Lync Non-Functional Requirements</w:t>
            </w:r>
          </w:p>
        </w:tc>
        <w:tc>
          <w:tcPr>
            <w:tcW w:w="839"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LY-NF-PARM-001 HTML permitted in IM</w:t>
            </w:r>
          </w:p>
        </w:tc>
        <w:tc>
          <w:tcPr>
            <w:tcW w:w="2882"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HTML formatting shall be retained when pasted into an IM message</w:t>
            </w:r>
          </w:p>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Parameter=DisableHtmlIm Setting=Null</w:t>
            </w:r>
          </w:p>
        </w:tc>
        <w:tc>
          <w:tcPr>
            <w:tcW w:w="448" w:type="pct"/>
          </w:tcPr>
          <w:p w:rsidR="00F44A5C" w:rsidRDefault="00F44A5C" w:rsidP="00884014">
            <w:pPr>
              <w:rPr>
                <w:rFonts w:ascii="Arial" w:hAnsi="Arial" w:cs="Arial"/>
                <w:color w:val="000000"/>
                <w:sz w:val="20"/>
                <w:szCs w:val="20"/>
              </w:rPr>
            </w:pPr>
            <w:r>
              <w:rPr>
                <w:rFonts w:ascii="Arial" w:hAnsi="Arial" w:cs="Arial"/>
                <w:color w:val="000000"/>
                <w:sz w:val="20"/>
                <w:szCs w:val="20"/>
              </w:rPr>
              <w:t>Pilot</w:t>
            </w:r>
          </w:p>
          <w:p w:rsidR="00F44A5C" w:rsidRPr="000657EE" w:rsidRDefault="00F44A5C" w:rsidP="00884014">
            <w:pPr>
              <w:keepNext/>
              <w:keepLines/>
              <w:rPr>
                <w:rStyle w:val="TDContents"/>
                <w:rFonts w:ascii="EYInterstate Light" w:hAnsi="EYInterstate Light"/>
                <w:sz w:val="20"/>
                <w:szCs w:val="20"/>
              </w:rPr>
            </w:pPr>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987" w:author="Ally Ward" w:date="2013-01-09T13:52:00Z">
              <w:r>
                <w:rPr>
                  <w:rFonts w:ascii="Arial" w:hAnsi="Arial" w:cs="Arial"/>
                  <w:color w:val="000000"/>
                  <w:sz w:val="20"/>
                  <w:szCs w:val="20"/>
                </w:rPr>
                <w:t>1143</w:t>
              </w:r>
            </w:ins>
          </w:p>
        </w:tc>
        <w:tc>
          <w:tcPr>
            <w:tcW w:w="525" w:type="pct"/>
            <w:shd w:val="clear" w:color="auto" w:fill="auto"/>
          </w:tcPr>
          <w:p w:rsidR="00872D94" w:rsidRPr="000657EE" w:rsidRDefault="00872D94" w:rsidP="00E26BD3">
            <w:pPr>
              <w:keepNext/>
              <w:keepLines/>
              <w:rPr>
                <w:rStyle w:val="TDContents"/>
                <w:rFonts w:ascii="EYInterstate Light" w:hAnsi="EYInterstate Light"/>
                <w:sz w:val="20"/>
                <w:szCs w:val="20"/>
              </w:rPr>
            </w:pPr>
            <w:ins w:id="988"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989" w:author="Ally Ward" w:date="2013-01-09T13:52:00Z">
              <w:r>
                <w:rPr>
                  <w:rFonts w:ascii="Arial" w:hAnsi="Arial" w:cs="Arial"/>
                  <w:color w:val="000000"/>
                  <w:sz w:val="20"/>
                  <w:szCs w:val="20"/>
                </w:rPr>
                <w:t>LY-NF-CA-001 Lync Activation - Automated</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0" w:author="Ally Ward" w:date="2013-01-09T13:52:00Z">
              <w:r>
                <w:rPr>
                  <w:rFonts w:ascii="Arial" w:hAnsi="Arial" w:cs="Arial"/>
                  <w:color w:val="000000"/>
                  <w:sz w:val="20"/>
                  <w:szCs w:val="20"/>
                </w:rPr>
                <w:t>The system shall activate dormant Lync clients without need for user intervention</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991"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2" w:author="Ally Ward" w:date="2013-01-09T13:52:00Z">
              <w:r>
                <w:rPr>
                  <w:rFonts w:ascii="Arial" w:hAnsi="Arial" w:cs="Arial"/>
                  <w:color w:val="000000"/>
                  <w:sz w:val="20"/>
                  <w:szCs w:val="20"/>
                </w:rPr>
                <w:t>1144</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3"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4" w:author="Ally Ward" w:date="2013-01-09T13:52:00Z">
              <w:r>
                <w:rPr>
                  <w:rFonts w:ascii="Arial" w:hAnsi="Arial" w:cs="Arial"/>
                  <w:color w:val="000000"/>
                  <w:sz w:val="20"/>
                  <w:szCs w:val="20"/>
                </w:rPr>
                <w:t>LY-NF-CA-002 Lync activation - User targeted</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5" w:author="Ally Ward" w:date="2013-01-09T13:52:00Z">
              <w:r>
                <w:rPr>
                  <w:rFonts w:ascii="Arial" w:hAnsi="Arial" w:cs="Arial"/>
                  <w:color w:val="000000"/>
                  <w:sz w:val="20"/>
                  <w:szCs w:val="20"/>
                </w:rPr>
                <w:t>The system activation shall be able to be targeted by HR attributes out of Active Directoy (to include geography, or sub-area or office)</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996"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7" w:author="Ally Ward" w:date="2013-01-09T13:52:00Z">
              <w:r>
                <w:rPr>
                  <w:rFonts w:ascii="Arial" w:hAnsi="Arial" w:cs="Arial"/>
                  <w:color w:val="000000"/>
                  <w:sz w:val="20"/>
                  <w:szCs w:val="20"/>
                </w:rPr>
                <w:t>1145</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8"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999" w:author="Ally Ward" w:date="2013-01-09T13:52:00Z">
              <w:r>
                <w:rPr>
                  <w:rFonts w:ascii="Arial" w:hAnsi="Arial" w:cs="Arial"/>
                  <w:color w:val="000000"/>
                  <w:sz w:val="20"/>
                  <w:szCs w:val="20"/>
                </w:rPr>
                <w:t>LY-NF-CA-003 Lync Activation - Timing</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0" w:author="Ally Ward" w:date="2013-01-09T13:52:00Z">
              <w:r>
                <w:rPr>
                  <w:rFonts w:ascii="Arial" w:hAnsi="Arial" w:cs="Arial"/>
                  <w:color w:val="000000"/>
                  <w:sz w:val="20"/>
                  <w:szCs w:val="20"/>
                </w:rPr>
                <w:t>The system activation shall be able to be targeted at a specific time</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1001"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2" w:author="Ally Ward" w:date="2013-01-09T13:52:00Z">
              <w:r>
                <w:rPr>
                  <w:rFonts w:ascii="Arial" w:hAnsi="Arial" w:cs="Arial"/>
                  <w:color w:val="000000"/>
                  <w:sz w:val="20"/>
                  <w:szCs w:val="20"/>
                </w:rPr>
                <w:t>1146</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3"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4" w:author="Ally Ward" w:date="2013-01-09T13:52:00Z">
              <w:r>
                <w:rPr>
                  <w:rFonts w:ascii="Arial" w:hAnsi="Arial" w:cs="Arial"/>
                  <w:color w:val="000000"/>
                  <w:sz w:val="20"/>
                  <w:szCs w:val="20"/>
                </w:rPr>
                <w:t>LY-NF-CA-004 Sametime Deactivation - automatic</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5" w:author="Ally Ward" w:date="2013-01-09T13:52:00Z">
              <w:r>
                <w:rPr>
                  <w:rFonts w:ascii="Arial" w:hAnsi="Arial" w:cs="Arial"/>
                  <w:color w:val="000000"/>
                  <w:sz w:val="20"/>
                  <w:szCs w:val="20"/>
                </w:rPr>
                <w:t>The system shall automatically hide sametime from all users</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1006"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7" w:author="Ally Ward" w:date="2013-01-09T13:52:00Z">
              <w:r>
                <w:rPr>
                  <w:rFonts w:ascii="Arial" w:hAnsi="Arial" w:cs="Arial"/>
                  <w:color w:val="000000"/>
                  <w:sz w:val="20"/>
                  <w:szCs w:val="20"/>
                </w:rPr>
                <w:t>1147</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8"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09" w:author="Ally Ward" w:date="2013-01-09T13:52:00Z">
              <w:r>
                <w:rPr>
                  <w:rFonts w:ascii="Arial" w:hAnsi="Arial" w:cs="Arial"/>
                  <w:color w:val="000000"/>
                  <w:sz w:val="20"/>
                  <w:szCs w:val="20"/>
                </w:rPr>
                <w:t>LY-NF-CA-005 Sametime Deactivation - doesn't require machine to be shut down to remove it</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10" w:author="Ally Ward" w:date="2013-01-09T13:52:00Z">
              <w:r>
                <w:rPr>
                  <w:rFonts w:ascii="Arial" w:hAnsi="Arial" w:cs="Arial"/>
                  <w:color w:val="000000"/>
                  <w:sz w:val="20"/>
                  <w:szCs w:val="20"/>
                </w:rPr>
                <w:t>When removing sametime it shall not be necessary for the user to shut their machine down in order for the change to take place.</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1011"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12" w:author="Ally Ward" w:date="2013-01-09T13:52:00Z">
              <w:r>
                <w:rPr>
                  <w:rFonts w:ascii="Arial" w:hAnsi="Arial" w:cs="Arial"/>
                  <w:color w:val="000000"/>
                  <w:sz w:val="20"/>
                  <w:szCs w:val="20"/>
                </w:rPr>
                <w:t>1148</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13"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14" w:author="Ally Ward" w:date="2013-01-09T13:52:00Z">
              <w:r>
                <w:rPr>
                  <w:rFonts w:ascii="Arial" w:hAnsi="Arial" w:cs="Arial"/>
                  <w:color w:val="000000"/>
                  <w:sz w:val="20"/>
                  <w:szCs w:val="20"/>
                </w:rPr>
                <w:t>LY-NF-CA-006 Directory preparation - phone numbers</w:t>
              </w:r>
            </w:ins>
          </w:p>
        </w:tc>
        <w:tc>
          <w:tcPr>
            <w:tcW w:w="2882" w:type="pct"/>
            <w:shd w:val="clear" w:color="auto" w:fill="auto"/>
          </w:tcPr>
          <w:p w:rsidR="00872D94" w:rsidRPr="000657EE" w:rsidDel="00A8370C" w:rsidRDefault="00872D94" w:rsidP="00884014">
            <w:pPr>
              <w:keepNext/>
              <w:keepLines/>
              <w:rPr>
                <w:del w:id="1015" w:author="Ally Ward" w:date="2013-01-09T13:52:00Z"/>
                <w:rStyle w:val="TDContents"/>
                <w:rFonts w:ascii="EYInterstate Light" w:hAnsi="EYInterstate Light"/>
                <w:sz w:val="20"/>
                <w:szCs w:val="20"/>
              </w:rPr>
            </w:pPr>
            <w:ins w:id="1016" w:author="Ally Ward" w:date="2013-01-09T13:52:00Z">
              <w:r>
                <w:rPr>
                  <w:rFonts w:ascii="Arial" w:hAnsi="Arial" w:cs="Arial"/>
                  <w:color w:val="000000"/>
                  <w:sz w:val="20"/>
                  <w:szCs w:val="20"/>
                </w:rPr>
                <w:t>All mandatory phone numbers in Active directory shall be populated before those users are activated</w:t>
              </w:r>
            </w:ins>
            <w:del w:id="1017" w:author="Ally Ward" w:date="2013-01-09T13:52:00Z">
              <w:r w:rsidRPr="000657EE" w:rsidDel="00A8370C">
                <w:rPr>
                  <w:rStyle w:val="TDContents"/>
                  <w:rFonts w:ascii="EYInterstate Light" w:hAnsi="EYInterstate Light"/>
                  <w:sz w:val="20"/>
                  <w:szCs w:val="20"/>
                </w:rPr>
                <w:delText xml:space="preserve">The system shall automatically hide sametime from all users </w:delText>
              </w:r>
            </w:del>
          </w:p>
          <w:p w:rsidR="00872D94" w:rsidRPr="000657EE" w:rsidRDefault="00872D94" w:rsidP="00884014">
            <w:pPr>
              <w:keepNext/>
              <w:keepLines/>
              <w:rPr>
                <w:rStyle w:val="TDContents"/>
                <w:rFonts w:ascii="EYInterstate Light" w:hAnsi="EYInterstate Light"/>
                <w:sz w:val="20"/>
                <w:szCs w:val="20"/>
              </w:rPr>
            </w:pPr>
            <w:del w:id="1018" w:author="Ally Ward" w:date="2013-01-09T13:52:00Z">
              <w:r w:rsidRPr="000657EE" w:rsidDel="00A8370C">
                <w:rPr>
                  <w:rStyle w:val="TDContents"/>
                  <w:rFonts w:ascii="EYInterstate Light" w:hAnsi="EYInterstate Light"/>
                  <w:sz w:val="20"/>
                  <w:szCs w:val="20"/>
                </w:rPr>
                <w:delText>Test on GCL 4 and 5</w:delText>
              </w:r>
            </w:del>
          </w:p>
        </w:tc>
        <w:tc>
          <w:tcPr>
            <w:tcW w:w="448" w:type="pct"/>
          </w:tcPr>
          <w:p w:rsidR="00872D94" w:rsidRPr="000657EE" w:rsidRDefault="00872D94" w:rsidP="00884014">
            <w:pPr>
              <w:keepNext/>
              <w:keepLines/>
              <w:rPr>
                <w:rStyle w:val="TDContents"/>
                <w:rFonts w:ascii="EYInterstate Light" w:hAnsi="EYInterstate Light"/>
                <w:sz w:val="20"/>
                <w:szCs w:val="20"/>
              </w:rPr>
            </w:pPr>
            <w:ins w:id="1019"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0" w:author="Ally Ward" w:date="2013-01-09T13:52:00Z">
              <w:r>
                <w:rPr>
                  <w:rFonts w:ascii="Arial" w:hAnsi="Arial" w:cs="Arial"/>
                  <w:color w:val="000000"/>
                  <w:sz w:val="20"/>
                  <w:szCs w:val="20"/>
                </w:rPr>
                <w:t>1149</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1"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2" w:author="Ally Ward" w:date="2013-01-09T13:52:00Z">
              <w:r>
                <w:rPr>
                  <w:rFonts w:ascii="Arial" w:hAnsi="Arial" w:cs="Arial"/>
                  <w:color w:val="000000"/>
                  <w:sz w:val="20"/>
                  <w:szCs w:val="20"/>
                </w:rPr>
                <w:t>LY-NF-CA-007 Directory preparation - contact card</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3" w:author="Ally Ward" w:date="2013-01-09T13:52:00Z">
              <w:r>
                <w:rPr>
                  <w:rFonts w:ascii="Arial" w:hAnsi="Arial" w:cs="Arial"/>
                  <w:color w:val="000000"/>
                  <w:sz w:val="20"/>
                  <w:szCs w:val="20"/>
                </w:rPr>
                <w:t>Information on the Lync contact card shall be correctly sourced from Active Directory where populated: Department, Office work number, mobile number, email and location timezone</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1024"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5" w:author="Ally Ward" w:date="2013-01-09T13:52:00Z">
              <w:r>
                <w:rPr>
                  <w:rFonts w:ascii="Arial" w:hAnsi="Arial" w:cs="Arial"/>
                  <w:color w:val="000000"/>
                  <w:sz w:val="20"/>
                  <w:szCs w:val="20"/>
                </w:rPr>
                <w:t>1150</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6"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7" w:author="Ally Ward" w:date="2013-01-09T13:52:00Z">
              <w:r>
                <w:rPr>
                  <w:rFonts w:ascii="Arial" w:hAnsi="Arial" w:cs="Arial"/>
                  <w:color w:val="000000"/>
                  <w:sz w:val="20"/>
                  <w:szCs w:val="20"/>
                </w:rPr>
                <w:t>LY-NF-CA-008 Lync Activation - contact lists</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28" w:author="Ally Ward" w:date="2013-01-09T13:52:00Z">
              <w:r>
                <w:rPr>
                  <w:rFonts w:ascii="Arial" w:hAnsi="Arial" w:cs="Arial"/>
                  <w:color w:val="000000"/>
                  <w:sz w:val="20"/>
                  <w:szCs w:val="20"/>
                </w:rPr>
                <w:t>The user shall be able to access an offline list of their existing Sametime Buddies when they have their Lync client activated</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1029"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0" w:author="Ally Ward" w:date="2013-01-09T13:52:00Z">
              <w:r>
                <w:rPr>
                  <w:rFonts w:ascii="Arial" w:hAnsi="Arial" w:cs="Arial"/>
                  <w:color w:val="000000"/>
                  <w:sz w:val="20"/>
                  <w:szCs w:val="20"/>
                </w:rPr>
                <w:t>1151</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1"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2" w:author="Ally Ward" w:date="2013-01-09T13:52:00Z">
              <w:r>
                <w:rPr>
                  <w:rFonts w:ascii="Arial" w:hAnsi="Arial" w:cs="Arial"/>
                  <w:color w:val="000000"/>
                  <w:sz w:val="20"/>
                  <w:szCs w:val="20"/>
                </w:rPr>
                <w:t>LY-NF-CA-009 Lync Tech Preview De-Activation - Automated</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3" w:author="Ally Ward" w:date="2013-01-09T13:52:00Z">
              <w:r>
                <w:rPr>
                  <w:rFonts w:ascii="Arial" w:hAnsi="Arial" w:cs="Arial"/>
                  <w:color w:val="000000"/>
                  <w:sz w:val="20"/>
                  <w:szCs w:val="20"/>
                </w:rPr>
                <w:t>The system shall de-activate (set back to dormant) Lync clients without need for user intervention after Technical preview is complete</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1034"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5" w:author="Ally Ward" w:date="2013-01-09T13:52:00Z">
              <w:r>
                <w:rPr>
                  <w:rFonts w:ascii="Arial" w:hAnsi="Arial" w:cs="Arial"/>
                  <w:color w:val="000000"/>
                  <w:sz w:val="20"/>
                  <w:szCs w:val="20"/>
                </w:rPr>
                <w:t>1152</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6"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7" w:author="Ally Ward" w:date="2013-01-09T13:52:00Z">
              <w:r>
                <w:rPr>
                  <w:rFonts w:ascii="Arial" w:hAnsi="Arial" w:cs="Arial"/>
                  <w:color w:val="000000"/>
                  <w:sz w:val="20"/>
                  <w:szCs w:val="20"/>
                </w:rPr>
                <w:t>LY-NF-CA-010 Lync Activation - Startup in background</w:t>
              </w:r>
            </w:ins>
          </w:p>
        </w:tc>
        <w:tc>
          <w:tcPr>
            <w:tcW w:w="2882"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38" w:author="Ally Ward" w:date="2013-01-09T13:52:00Z">
              <w:r>
                <w:rPr>
                  <w:rFonts w:ascii="Arial" w:hAnsi="Arial" w:cs="Arial"/>
                  <w:color w:val="000000"/>
                  <w:sz w:val="20"/>
                  <w:szCs w:val="20"/>
                </w:rPr>
                <w:t>The system shall start Lync in the background on system startup except the first time of use</w:t>
              </w:r>
            </w:ins>
          </w:p>
        </w:tc>
        <w:tc>
          <w:tcPr>
            <w:tcW w:w="448" w:type="pct"/>
          </w:tcPr>
          <w:p w:rsidR="00872D94" w:rsidRPr="000657EE" w:rsidRDefault="00872D94" w:rsidP="00884014">
            <w:pPr>
              <w:keepNext/>
              <w:keepLines/>
              <w:rPr>
                <w:rStyle w:val="TDContents"/>
                <w:rFonts w:ascii="EYInterstate Light" w:hAnsi="EYInterstate Light"/>
                <w:sz w:val="20"/>
                <w:szCs w:val="20"/>
              </w:rPr>
            </w:pPr>
            <w:ins w:id="1039"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40" w:author="Ally Ward" w:date="2013-01-09T13:52:00Z">
              <w:r>
                <w:rPr>
                  <w:rFonts w:ascii="Arial" w:hAnsi="Arial" w:cs="Arial"/>
                  <w:color w:val="000000"/>
                  <w:sz w:val="20"/>
                  <w:szCs w:val="20"/>
                </w:rPr>
                <w:t>1153</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41"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42" w:author="Ally Ward" w:date="2013-01-09T13:52:00Z">
              <w:r>
                <w:rPr>
                  <w:rFonts w:ascii="Arial" w:hAnsi="Arial" w:cs="Arial"/>
                  <w:color w:val="000000"/>
                  <w:sz w:val="20"/>
                  <w:szCs w:val="20"/>
                </w:rPr>
                <w:t>LY-NF-CA-011 Lync Activation - Splash Window first time of Launch</w:t>
              </w:r>
            </w:ins>
          </w:p>
        </w:tc>
        <w:tc>
          <w:tcPr>
            <w:tcW w:w="2882" w:type="pct"/>
            <w:shd w:val="clear" w:color="auto" w:fill="auto"/>
          </w:tcPr>
          <w:p w:rsidR="00872D94" w:rsidRDefault="00872D94">
            <w:pPr>
              <w:keepNext/>
              <w:keepLines/>
              <w:rPr>
                <w:rStyle w:val="TDContents"/>
                <w:rFonts w:ascii="EYInterstate Light" w:hAnsi="EYInterstate Light"/>
                <w:sz w:val="20"/>
                <w:szCs w:val="20"/>
              </w:rPr>
            </w:pPr>
            <w:ins w:id="1043" w:author="Ally Ward" w:date="2013-01-09T13:52:00Z">
              <w:r>
                <w:rPr>
                  <w:rFonts w:ascii="Arial" w:hAnsi="Arial" w:cs="Arial"/>
                  <w:color w:val="000000"/>
                  <w:sz w:val="20"/>
                  <w:szCs w:val="20"/>
                </w:rPr>
                <w:t>The System shall display a splash screen welcoming the user to Lync and containing links to learning materials</w:t>
              </w:r>
            </w:ins>
          </w:p>
        </w:tc>
        <w:tc>
          <w:tcPr>
            <w:tcW w:w="448" w:type="pct"/>
          </w:tcPr>
          <w:p w:rsidR="00872D94" w:rsidRDefault="00872D94">
            <w:pPr>
              <w:keepNext/>
              <w:keepLines/>
              <w:rPr>
                <w:rStyle w:val="TDContents"/>
                <w:rFonts w:ascii="EYInterstate Light" w:hAnsi="EYInterstate Light"/>
                <w:sz w:val="20"/>
                <w:szCs w:val="20"/>
              </w:rPr>
            </w:pPr>
            <w:ins w:id="1044"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45" w:author="Ally Ward" w:date="2013-01-09T13:52:00Z">
              <w:r>
                <w:rPr>
                  <w:rFonts w:ascii="Arial" w:hAnsi="Arial" w:cs="Arial"/>
                  <w:color w:val="000000"/>
                  <w:sz w:val="20"/>
                  <w:szCs w:val="20"/>
                </w:rPr>
                <w:t>1154</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46"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47" w:author="Ally Ward" w:date="2013-01-09T13:52:00Z">
              <w:r>
                <w:rPr>
                  <w:rFonts w:ascii="Arial" w:hAnsi="Arial" w:cs="Arial"/>
                  <w:color w:val="000000"/>
                  <w:sz w:val="20"/>
                  <w:szCs w:val="20"/>
                </w:rPr>
                <w:t>LY-NF-CA-012 Lync Activation - Open Lync Client in foreground first time only</w:t>
              </w:r>
            </w:ins>
          </w:p>
        </w:tc>
        <w:tc>
          <w:tcPr>
            <w:tcW w:w="2882" w:type="pct"/>
            <w:shd w:val="clear" w:color="auto" w:fill="auto"/>
          </w:tcPr>
          <w:p w:rsidR="00872D94" w:rsidRDefault="00872D94">
            <w:pPr>
              <w:keepNext/>
              <w:keepLines/>
              <w:rPr>
                <w:rStyle w:val="TDContents"/>
                <w:rFonts w:ascii="EYInterstate Light" w:hAnsi="EYInterstate Light"/>
                <w:sz w:val="20"/>
                <w:szCs w:val="20"/>
              </w:rPr>
            </w:pPr>
            <w:ins w:id="1048" w:author="Ally Ward" w:date="2013-01-09T13:52:00Z">
              <w:r>
                <w:rPr>
                  <w:rFonts w:ascii="Arial" w:hAnsi="Arial" w:cs="Arial"/>
                  <w:color w:val="000000"/>
                  <w:sz w:val="20"/>
                  <w:szCs w:val="20"/>
                </w:rPr>
                <w:t>The system shall start Lync in the foreground the first time it starts up</w:t>
              </w:r>
            </w:ins>
          </w:p>
        </w:tc>
        <w:tc>
          <w:tcPr>
            <w:tcW w:w="448" w:type="pct"/>
          </w:tcPr>
          <w:p w:rsidR="00872D94" w:rsidRDefault="00872D94">
            <w:pPr>
              <w:keepNext/>
              <w:keepLines/>
              <w:rPr>
                <w:rStyle w:val="TDContents"/>
                <w:rFonts w:ascii="EYInterstate Light" w:hAnsi="EYInterstate Light"/>
                <w:sz w:val="20"/>
                <w:szCs w:val="20"/>
              </w:rPr>
            </w:pPr>
            <w:ins w:id="1049" w:author="Ally Ward" w:date="2013-01-09T13:52:00Z">
              <w:r>
                <w:rPr>
                  <w:rFonts w:ascii="Arial" w:hAnsi="Arial" w:cs="Arial"/>
                  <w:color w:val="000000"/>
                  <w:sz w:val="20"/>
                  <w:szCs w:val="20"/>
                </w:rPr>
                <w:t>Pilot</w:t>
              </w:r>
            </w:ins>
          </w:p>
        </w:tc>
      </w:tr>
      <w:tr w:rsidR="00872D94" w:rsidRPr="00B74B54" w:rsidTr="00872D94">
        <w:trPr>
          <w:cantSplit/>
        </w:trPr>
        <w:tc>
          <w:tcPr>
            <w:tcW w:w="306"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50" w:author="Ally Ward" w:date="2013-01-09T13:52:00Z">
              <w:r>
                <w:rPr>
                  <w:rFonts w:ascii="Arial" w:hAnsi="Arial" w:cs="Arial"/>
                  <w:color w:val="000000"/>
                  <w:sz w:val="20"/>
                  <w:szCs w:val="20"/>
                </w:rPr>
                <w:t>1155</w:t>
              </w:r>
            </w:ins>
          </w:p>
        </w:tc>
        <w:tc>
          <w:tcPr>
            <w:tcW w:w="525"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51" w:author="Ally Ward" w:date="2013-01-09T13:52:00Z">
              <w:r>
                <w:rPr>
                  <w:rFonts w:ascii="Arial" w:hAnsi="Arial" w:cs="Arial"/>
                  <w:color w:val="000000"/>
                  <w:sz w:val="20"/>
                  <w:szCs w:val="20"/>
                </w:rPr>
                <w:t>NF - Client Activation</w:t>
              </w:r>
            </w:ins>
          </w:p>
        </w:tc>
        <w:tc>
          <w:tcPr>
            <w:tcW w:w="839" w:type="pct"/>
            <w:shd w:val="clear" w:color="auto" w:fill="auto"/>
          </w:tcPr>
          <w:p w:rsidR="00872D94" w:rsidRPr="000657EE" w:rsidRDefault="00872D94" w:rsidP="00884014">
            <w:pPr>
              <w:keepNext/>
              <w:keepLines/>
              <w:rPr>
                <w:rStyle w:val="TDContents"/>
                <w:rFonts w:ascii="EYInterstate Light" w:hAnsi="EYInterstate Light"/>
                <w:sz w:val="20"/>
                <w:szCs w:val="20"/>
              </w:rPr>
            </w:pPr>
            <w:ins w:id="1052" w:author="Ally Ward" w:date="2013-01-09T13:52:00Z">
              <w:r>
                <w:rPr>
                  <w:rFonts w:ascii="Arial" w:hAnsi="Arial" w:cs="Arial"/>
                  <w:color w:val="000000"/>
                  <w:sz w:val="20"/>
                  <w:szCs w:val="20"/>
                </w:rPr>
                <w:t>LY-NF-CA-013 Lync Activation - No use of Lync First Lauch package</w:t>
              </w:r>
            </w:ins>
          </w:p>
        </w:tc>
        <w:tc>
          <w:tcPr>
            <w:tcW w:w="2882" w:type="pct"/>
            <w:shd w:val="clear" w:color="auto" w:fill="auto"/>
          </w:tcPr>
          <w:p w:rsidR="00872D94" w:rsidRDefault="00872D94">
            <w:pPr>
              <w:keepNext/>
              <w:keepLines/>
              <w:rPr>
                <w:rStyle w:val="TDContents"/>
                <w:rFonts w:ascii="EYInterstate Light" w:hAnsi="EYInterstate Light"/>
                <w:sz w:val="20"/>
                <w:szCs w:val="20"/>
              </w:rPr>
            </w:pPr>
            <w:ins w:id="1053" w:author="Ally Ward" w:date="2013-01-09T13:52:00Z">
              <w:r>
                <w:rPr>
                  <w:rFonts w:ascii="Arial" w:hAnsi="Arial" w:cs="Arial"/>
                  <w:color w:val="000000"/>
                  <w:sz w:val="20"/>
                  <w:szCs w:val="20"/>
                </w:rPr>
                <w:t>The system shall not start the Microsoft 'First Launch' package on start up</w:t>
              </w:r>
            </w:ins>
          </w:p>
        </w:tc>
        <w:tc>
          <w:tcPr>
            <w:tcW w:w="448" w:type="pct"/>
          </w:tcPr>
          <w:p w:rsidR="00872D94" w:rsidRDefault="00872D94">
            <w:pPr>
              <w:keepNext/>
              <w:keepLines/>
              <w:rPr>
                <w:rStyle w:val="TDContents"/>
                <w:rFonts w:ascii="EYInterstate Light" w:hAnsi="EYInterstate Light"/>
                <w:sz w:val="20"/>
                <w:szCs w:val="20"/>
              </w:rPr>
            </w:pPr>
            <w:ins w:id="1054" w:author="Ally Ward" w:date="2013-01-09T13:52:00Z">
              <w:r>
                <w:rPr>
                  <w:rFonts w:ascii="Arial" w:hAnsi="Arial" w:cs="Arial"/>
                  <w:color w:val="000000"/>
                  <w:sz w:val="20"/>
                  <w:szCs w:val="20"/>
                </w:rPr>
                <w:t>Pilot</w:t>
              </w:r>
            </w:ins>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850</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Anti-Virus</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LY-NF-AV-001 Optimisation of virus checking for Lync Servers</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anti-virus software shall be configured to check all Lync directories in such a way that impact on performance is minimised.</w:t>
            </w:r>
          </w:p>
        </w:tc>
        <w:tc>
          <w:tcPr>
            <w:tcW w:w="448" w:type="pct"/>
          </w:tcPr>
          <w:p w:rsidR="00B60F02" w:rsidRDefault="00F44A5C">
            <w:pPr>
              <w:rPr>
                <w:rFonts w:ascii="Arial" w:hAnsi="Arial" w:cs="Arial"/>
                <w:color w:val="000000"/>
                <w:sz w:val="20"/>
                <w:szCs w:val="20"/>
              </w:rPr>
            </w:pPr>
            <w:r>
              <w:rPr>
                <w:rFonts w:ascii="Arial" w:hAnsi="Arial" w:cs="Arial"/>
                <w:color w:val="000000"/>
                <w:sz w:val="20"/>
                <w:szCs w:val="20"/>
              </w:rPr>
              <w:t>Phase 1</w:t>
            </w:r>
          </w:p>
          <w:p w:rsidR="00B60F02" w:rsidRDefault="00B60F02">
            <w:pPr>
              <w:keepNext/>
              <w:keepLines/>
              <w:rPr>
                <w:rStyle w:val="TDContents"/>
                <w:rFonts w:ascii="EYInterstate Light" w:hAnsi="EYInterstate Light"/>
                <w:sz w:val="20"/>
                <w:szCs w:val="20"/>
              </w:rPr>
            </w:pP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852</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LY-NF-AVAIL-002 24/7 global access</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Users globally shall be able to access the Lync client 24/7</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853</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LY-NF-AVAIL-003 Prohibit the internal transfer via IM of files greater than 15MB</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prohibit the internal transfer via IM of files greater than 15MB</w:t>
            </w:r>
          </w:p>
        </w:tc>
        <w:tc>
          <w:tcPr>
            <w:tcW w:w="448" w:type="pct"/>
          </w:tcPr>
          <w:p w:rsidR="00B60F02" w:rsidRDefault="001F7B1A">
            <w:pPr>
              <w:keepNext/>
              <w:keepLines/>
              <w:rPr>
                <w:rStyle w:val="TDContents"/>
                <w:rFonts w:ascii="EYInterstate Light" w:hAnsi="EYInterstate Light"/>
                <w:sz w:val="20"/>
                <w:szCs w:val="20"/>
              </w:rPr>
            </w:pPr>
            <w:r>
              <w:rPr>
                <w:rFonts w:ascii="Arial" w:hAnsi="Arial" w:cs="Arial"/>
                <w:color w:val="000000"/>
                <w:sz w:val="20"/>
                <w:szCs w:val="20"/>
              </w:rPr>
              <w:t>Phase 3</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854</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LY-NF-AVAIL-004 Support for minimum 176,000 Lync users</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 xml:space="preserve">The system infrastructure shall be sized to </w:t>
            </w:r>
            <w:r w:rsidR="001F7B1A" w:rsidRPr="000657EE">
              <w:rPr>
                <w:rStyle w:val="TDContents"/>
                <w:rFonts w:ascii="EYInterstate Light" w:hAnsi="EYInterstate Light"/>
                <w:sz w:val="20"/>
                <w:szCs w:val="20"/>
              </w:rPr>
              <w:t>accommodate</w:t>
            </w:r>
            <w:r w:rsidRPr="000657EE">
              <w:rPr>
                <w:rStyle w:val="TDContents"/>
                <w:rFonts w:ascii="EYInterstate Light" w:hAnsi="EYInterstate Light"/>
                <w:sz w:val="20"/>
                <w:szCs w:val="20"/>
              </w:rPr>
              <w:t xml:space="preserve"> a minimum of 176,000 Lync users</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855</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LY-NF-AVAIL-005 99.9% availability of core Lync</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maintain availability of core Lync functions to 99.9% in each data centre</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856</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LY-NF-AVAIL-006 99.99% availbility of outbound dial</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maintain availability of Outbound dial Lync functions to 99.99%  in each data centre</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857</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LY-NF-AVAIL-007 AV conferencing and Voice calls restricted if Network bandwidth is limited</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restrict AV conferencing and voice calls if network bandwidth is limited</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858</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LY-NF-AVAIL-008 Component fault tolerance for drives, network adapters, WAN links, routers, switches and hardware load balancers</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include Component fault tolerance for drives, network adapters, WAN links, routers, switches and hardware load balancers</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859</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LY-NF-AVAIL-009 Central management of address book downloads and video calls</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ensure that user features that have infrastructure impact (such as bandwidth consumption for address book downloads or video calls), are centrally manageable per user or site.</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860</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LY-NF-AVAIL-010 Dedicated Audio Video Conferencing pools in each datacenter</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system shall have Dedicated Audio Video Conferencing pools in each datacenter</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Pr>
                <w:rStyle w:val="TDContents"/>
                <w:rFonts w:ascii="EYInterstate Light" w:hAnsi="EYInterstate Light"/>
                <w:sz w:val="20"/>
                <w:szCs w:val="20"/>
              </w:rPr>
              <w:t>879</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LY-NF-AVAIL-012 Support for Minimum of 50,000 Lync users in AMER region 9% per annum growth</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w:t>
            </w:r>
            <w:r>
              <w:rPr>
                <w:rStyle w:val="TDContents"/>
                <w:rFonts w:ascii="EYInterstate Light" w:hAnsi="EYInterstate Light"/>
                <w:sz w:val="20"/>
                <w:szCs w:val="20"/>
              </w:rPr>
              <w:t>m</w:t>
            </w:r>
            <w:r w:rsidRPr="00737495">
              <w:rPr>
                <w:rStyle w:val="TDContents"/>
                <w:rFonts w:ascii="EYInterstate Light" w:hAnsi="EYInterstate Light"/>
                <w:sz w:val="20"/>
                <w:szCs w:val="20"/>
              </w:rPr>
              <w:t>odate a minimum of 50,000 Lync users in AMER region with 9% per annum growth</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Pr>
                <w:rStyle w:val="TDContents"/>
                <w:rFonts w:ascii="EYInterstate Light" w:hAnsi="EYInterstate Light"/>
                <w:sz w:val="20"/>
                <w:szCs w:val="20"/>
              </w:rPr>
              <w:t>880</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LY-NF-AVAIL-013 Support for Minimum of 90,000 Lync users in EMEIA region with 9% per annum growth</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w:t>
            </w:r>
            <w:r>
              <w:rPr>
                <w:rStyle w:val="TDContents"/>
                <w:rFonts w:ascii="EYInterstate Light" w:hAnsi="EYInterstate Light"/>
                <w:sz w:val="20"/>
                <w:szCs w:val="20"/>
              </w:rPr>
              <w:t>m</w:t>
            </w:r>
            <w:r w:rsidRPr="00737495">
              <w:rPr>
                <w:rStyle w:val="TDContents"/>
                <w:rFonts w:ascii="EYInterstate Light" w:hAnsi="EYInterstate Light"/>
                <w:sz w:val="20"/>
                <w:szCs w:val="20"/>
              </w:rPr>
              <w:t>odate a minimum of 90,000 Lync users in EMEIA region with 9% per annum growth</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F44A5C" w:rsidRPr="00B74B54" w:rsidTr="00872D94">
        <w:trPr>
          <w:cantSplit/>
        </w:trPr>
        <w:tc>
          <w:tcPr>
            <w:tcW w:w="306" w:type="pct"/>
            <w:shd w:val="clear" w:color="auto" w:fill="auto"/>
          </w:tcPr>
          <w:p w:rsidR="00F44A5C" w:rsidRPr="000657EE" w:rsidRDefault="00F44A5C" w:rsidP="00884014">
            <w:pPr>
              <w:keepNext/>
              <w:keepLines/>
              <w:rPr>
                <w:rStyle w:val="TDContents"/>
                <w:rFonts w:ascii="EYInterstate Light" w:hAnsi="EYInterstate Light"/>
                <w:sz w:val="20"/>
                <w:szCs w:val="20"/>
              </w:rPr>
            </w:pPr>
            <w:r>
              <w:rPr>
                <w:rStyle w:val="TDContents"/>
                <w:rFonts w:ascii="EYInterstate Light" w:hAnsi="EYInterstate Light"/>
                <w:sz w:val="20"/>
                <w:szCs w:val="20"/>
              </w:rPr>
              <w:t>881</w:t>
            </w:r>
          </w:p>
        </w:tc>
        <w:tc>
          <w:tcPr>
            <w:tcW w:w="525" w:type="pct"/>
            <w:shd w:val="clear" w:color="auto" w:fill="auto"/>
          </w:tcPr>
          <w:p w:rsidR="00F44A5C" w:rsidRPr="000657EE" w:rsidRDefault="00F44A5C"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Availability - Performance - Capacity</w:t>
            </w:r>
          </w:p>
        </w:tc>
        <w:tc>
          <w:tcPr>
            <w:tcW w:w="839" w:type="pct"/>
            <w:shd w:val="clear" w:color="auto" w:fill="auto"/>
          </w:tcPr>
          <w:p w:rsidR="00B60F02" w:rsidRDefault="00F44A5C">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LY-NF-AVAIL-014 Support for Minimum of 40,000 Lync users in ASIAPAC region with 9% per annum growth</w:t>
            </w:r>
          </w:p>
        </w:tc>
        <w:tc>
          <w:tcPr>
            <w:tcW w:w="2882" w:type="pct"/>
            <w:shd w:val="clear" w:color="auto" w:fill="auto"/>
          </w:tcPr>
          <w:p w:rsidR="00B60F02" w:rsidRDefault="00F44A5C">
            <w:pPr>
              <w:keepNext/>
              <w:keepLines/>
              <w:rPr>
                <w:rStyle w:val="TDContents"/>
                <w:rFonts w:ascii="EYInterstate Light" w:hAnsi="EYInterstate Light"/>
                <w:sz w:val="20"/>
                <w:szCs w:val="20"/>
              </w:rPr>
            </w:pPr>
            <w:r w:rsidRPr="00737495">
              <w:rPr>
                <w:rStyle w:val="TDContents"/>
                <w:rFonts w:ascii="EYInterstate Light" w:hAnsi="EYInterstate Light"/>
                <w:sz w:val="20"/>
                <w:szCs w:val="20"/>
              </w:rPr>
              <w:t>The system infrastructure shall be sized to accom</w:t>
            </w:r>
            <w:r>
              <w:rPr>
                <w:rStyle w:val="TDContents"/>
                <w:rFonts w:ascii="EYInterstate Light" w:hAnsi="EYInterstate Light"/>
                <w:sz w:val="20"/>
                <w:szCs w:val="20"/>
              </w:rPr>
              <w:t>m</w:t>
            </w:r>
            <w:r w:rsidRPr="00737495">
              <w:rPr>
                <w:rStyle w:val="TDContents"/>
                <w:rFonts w:ascii="EYInterstate Light" w:hAnsi="EYInterstate Light"/>
                <w:sz w:val="20"/>
                <w:szCs w:val="20"/>
              </w:rPr>
              <w:t>odate a minimum of 40,000 Lync users in ASIAPAC region with 9% per annum growth</w:t>
            </w:r>
          </w:p>
        </w:tc>
        <w:tc>
          <w:tcPr>
            <w:tcW w:w="448" w:type="pct"/>
          </w:tcPr>
          <w:p w:rsidR="00B60F02" w:rsidRDefault="00F44A5C">
            <w:pPr>
              <w:keepNext/>
              <w:keepLines/>
              <w:rPr>
                <w:rStyle w:val="TDContents"/>
                <w:rFonts w:ascii="EYInterstate Light" w:hAnsi="EYInterstate Light"/>
                <w:sz w:val="20"/>
                <w:szCs w:val="20"/>
              </w:rPr>
            </w:pPr>
            <w:r>
              <w:rPr>
                <w:rFonts w:ascii="Arial" w:hAnsi="Arial" w:cs="Arial"/>
                <w:color w:val="000000"/>
                <w:sz w:val="20"/>
                <w:szCs w:val="20"/>
              </w:rPr>
              <w:t>Phase 1</w:t>
            </w:r>
          </w:p>
        </w:tc>
      </w:tr>
      <w:tr w:rsidR="00635C4E" w:rsidRPr="00B74B54" w:rsidTr="00872D94">
        <w:trPr>
          <w:cantSplit/>
        </w:trPr>
        <w:tc>
          <w:tcPr>
            <w:tcW w:w="306" w:type="pct"/>
            <w:shd w:val="clear" w:color="auto" w:fill="auto"/>
          </w:tcPr>
          <w:p w:rsidR="00635C4E" w:rsidRPr="000657EE" w:rsidRDefault="00635C4E"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861</w:t>
            </w:r>
          </w:p>
        </w:tc>
        <w:tc>
          <w:tcPr>
            <w:tcW w:w="525" w:type="pct"/>
            <w:shd w:val="clear" w:color="auto" w:fill="auto"/>
          </w:tcPr>
          <w:p w:rsidR="00635C4E" w:rsidRPr="000657EE" w:rsidRDefault="00635C4E"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Installation and Configuration</w:t>
            </w:r>
          </w:p>
        </w:tc>
        <w:tc>
          <w:tcPr>
            <w:tcW w:w="839" w:type="pct"/>
            <w:shd w:val="clear" w:color="auto" w:fill="auto"/>
          </w:tcPr>
          <w:p w:rsidR="00B60F02" w:rsidRDefault="00635C4E">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LY-NF-INST-001 Client Configuration identical across all data centres</w:t>
            </w:r>
          </w:p>
        </w:tc>
        <w:tc>
          <w:tcPr>
            <w:tcW w:w="2882" w:type="pct"/>
            <w:shd w:val="clear" w:color="auto" w:fill="auto"/>
          </w:tcPr>
          <w:p w:rsidR="00B60F02" w:rsidRDefault="00635C4E">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The client configuration parameters shall be set to identical settings across all data centres</w:t>
            </w:r>
          </w:p>
        </w:tc>
        <w:tc>
          <w:tcPr>
            <w:tcW w:w="448" w:type="pct"/>
          </w:tcPr>
          <w:p w:rsidR="00B60F02" w:rsidRDefault="00635C4E">
            <w:pPr>
              <w:keepNext/>
              <w:keepLines/>
              <w:rPr>
                <w:rStyle w:val="TDContents"/>
                <w:rFonts w:ascii="EYInterstate Light" w:hAnsi="EYInterstate Light"/>
                <w:sz w:val="20"/>
                <w:szCs w:val="20"/>
              </w:rPr>
            </w:pPr>
            <w:r>
              <w:rPr>
                <w:rFonts w:ascii="Arial" w:hAnsi="Arial" w:cs="Arial"/>
                <w:color w:val="000000"/>
                <w:sz w:val="20"/>
                <w:szCs w:val="20"/>
              </w:rPr>
              <w:t>Pilot</w:t>
            </w:r>
          </w:p>
        </w:tc>
      </w:tr>
      <w:tr w:rsidR="00635C4E" w:rsidRPr="00B74B54" w:rsidTr="00872D94">
        <w:trPr>
          <w:cantSplit/>
        </w:trPr>
        <w:tc>
          <w:tcPr>
            <w:tcW w:w="306" w:type="pct"/>
            <w:shd w:val="clear" w:color="auto" w:fill="auto"/>
          </w:tcPr>
          <w:p w:rsidR="00635C4E" w:rsidRPr="000657EE" w:rsidRDefault="00635C4E"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862</w:t>
            </w:r>
          </w:p>
        </w:tc>
        <w:tc>
          <w:tcPr>
            <w:tcW w:w="525" w:type="pct"/>
            <w:shd w:val="clear" w:color="auto" w:fill="auto"/>
          </w:tcPr>
          <w:p w:rsidR="00635C4E" w:rsidRPr="000657EE" w:rsidRDefault="00635C4E" w:rsidP="00884014">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NF - Other</w:t>
            </w:r>
          </w:p>
        </w:tc>
        <w:tc>
          <w:tcPr>
            <w:tcW w:w="839" w:type="pct"/>
            <w:shd w:val="clear" w:color="auto" w:fill="auto"/>
          </w:tcPr>
          <w:p w:rsidR="00B60F02" w:rsidRDefault="00635C4E">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LY-NF-OTH-001 SIP Domains match user SMTP/Email address</w:t>
            </w:r>
          </w:p>
        </w:tc>
        <w:tc>
          <w:tcPr>
            <w:tcW w:w="2882" w:type="pct"/>
            <w:shd w:val="clear" w:color="auto" w:fill="auto"/>
          </w:tcPr>
          <w:p w:rsidR="00B60F02" w:rsidRDefault="00635C4E">
            <w:pPr>
              <w:keepNext/>
              <w:keepLines/>
              <w:rPr>
                <w:rStyle w:val="TDContents"/>
                <w:rFonts w:ascii="EYInterstate Light" w:hAnsi="EYInterstate Light"/>
                <w:sz w:val="20"/>
                <w:szCs w:val="20"/>
              </w:rPr>
            </w:pPr>
            <w:r w:rsidRPr="000657EE">
              <w:rPr>
                <w:rStyle w:val="TDContents"/>
                <w:rFonts w:ascii="EYInterstate Light" w:hAnsi="EYInterstate Light"/>
                <w:sz w:val="20"/>
                <w:szCs w:val="20"/>
              </w:rPr>
              <w:t>SIP Domains shall match user SMTP/Email address (for example, user01@cc.ey.com)</w:t>
            </w:r>
          </w:p>
        </w:tc>
        <w:tc>
          <w:tcPr>
            <w:tcW w:w="448" w:type="pct"/>
          </w:tcPr>
          <w:p w:rsidR="00B60F02" w:rsidRDefault="00635C4E">
            <w:pPr>
              <w:keepNext/>
              <w:keepLines/>
              <w:rPr>
                <w:rStyle w:val="TDContents"/>
                <w:rFonts w:ascii="EYInterstate Light" w:hAnsi="EYInterstate Light"/>
                <w:sz w:val="20"/>
                <w:szCs w:val="20"/>
              </w:rPr>
            </w:pPr>
            <w:r>
              <w:rPr>
                <w:rFonts w:ascii="Arial" w:hAnsi="Arial" w:cs="Arial"/>
                <w:color w:val="000000"/>
                <w:sz w:val="20"/>
                <w:szCs w:val="20"/>
              </w:rPr>
              <w:t>Pilot</w:t>
            </w:r>
          </w:p>
        </w:tc>
      </w:tr>
    </w:tbl>
    <w:p w:rsidR="00B74B54" w:rsidRDefault="00B74B54" w:rsidP="00B74B54">
      <w:pPr>
        <w:pStyle w:val="EYBodyText"/>
      </w:pPr>
    </w:p>
    <w:p w:rsidR="00540304" w:rsidRDefault="00540304" w:rsidP="00470C95">
      <w:pPr>
        <w:pStyle w:val="EYHeading1"/>
      </w:pPr>
      <w:bookmarkStart w:id="1055" w:name="_Toc332218309"/>
      <w:r>
        <w:t>Functional specifications</w:t>
      </w:r>
      <w:bookmarkEnd w:id="1055"/>
    </w:p>
    <w:p w:rsidR="00270B4E" w:rsidRDefault="00540304" w:rsidP="00B5356F">
      <w:pPr>
        <w:pStyle w:val="EYBodyText"/>
      </w:pPr>
      <w:r>
        <w:t>This program requires installation and configuration of Commercial Products.  There will be no software development or customization.  As a result functional specification via use cases does not offer any benefits to the project and has therefore been omitted.</w:t>
      </w:r>
    </w:p>
    <w:p w:rsidR="00540304" w:rsidRDefault="00540304" w:rsidP="00470C95">
      <w:pPr>
        <w:pStyle w:val="EYHeading1"/>
      </w:pPr>
      <w:bookmarkStart w:id="1056" w:name="_Toc332218310"/>
      <w:r>
        <w:t>Design elements (completed with Application Engineering)</w:t>
      </w:r>
      <w:bookmarkEnd w:id="1056"/>
    </w:p>
    <w:p w:rsidR="00540304" w:rsidRDefault="00540304" w:rsidP="00B5356F">
      <w:pPr>
        <w:pStyle w:val="EYBodyText"/>
      </w:pPr>
      <w:r w:rsidRPr="00540304">
        <w:t>This program requires installation and configuration of Commercial Products.  There wi</w:t>
      </w:r>
      <w:r w:rsidR="007615F3">
        <w:t>ll be no software development and limited user interface</w:t>
      </w:r>
      <w:r w:rsidRPr="00540304">
        <w:t xml:space="preserve"> customization.  As a result functional specification </w:t>
      </w:r>
      <w:r>
        <w:t>screen design elements</w:t>
      </w:r>
      <w:r w:rsidRPr="00540304">
        <w:t xml:space="preserve"> </w:t>
      </w:r>
      <w:r w:rsidR="00E570FB">
        <w:t>does not offer any benefits to the project and has therefore been omitted.</w:t>
      </w:r>
    </w:p>
    <w:p w:rsidR="00F01B4C" w:rsidRDefault="00F01B4C" w:rsidP="00470C95">
      <w:pPr>
        <w:pStyle w:val="EYHeading1"/>
      </w:pPr>
      <w:bookmarkStart w:id="1057" w:name="_Toc332218311"/>
      <w:r w:rsidRPr="00F01B4C">
        <w:t>Dependencies</w:t>
      </w:r>
      <w:bookmarkEnd w:id="1057"/>
    </w:p>
    <w:p w:rsidR="00D12F74" w:rsidRDefault="00540A93" w:rsidP="00D12F74">
      <w:pPr>
        <w:pStyle w:val="EYBodyText"/>
      </w:pPr>
      <w:r>
        <w:t xml:space="preserve">The following </w:t>
      </w:r>
      <w:r w:rsidR="00D12F74">
        <w:t xml:space="preserve">dependencies </w:t>
      </w:r>
      <w:r w:rsidR="00BF06AB">
        <w:t>exist</w:t>
      </w:r>
      <w:r w:rsidR="00D12F74">
        <w:t xml:space="preserve"> </w:t>
      </w:r>
      <w:r>
        <w:t xml:space="preserve">to the </w:t>
      </w:r>
      <w:r w:rsidR="00BF06AB">
        <w:t>specification</w:t>
      </w:r>
      <w:r>
        <w:t xml:space="preserve"> of this feature</w:t>
      </w:r>
      <w:r w:rsidR="00D12F74">
        <w:t>:</w:t>
      </w:r>
      <w:r w:rsidR="00D12F74" w:rsidRPr="00D12F74">
        <w:t xml:space="preserve"> </w:t>
      </w:r>
    </w:p>
    <w:p w:rsidR="00BE008C" w:rsidRDefault="00BE008C" w:rsidP="00BE008C">
      <w:pPr>
        <w:pStyle w:val="EYBodyTextBullet1"/>
      </w:pPr>
      <w:r>
        <w:t>No specific dependencies identified.</w:t>
      </w:r>
    </w:p>
    <w:p w:rsidR="00F01B4C" w:rsidRPr="00F01B4C" w:rsidRDefault="00F01B4C" w:rsidP="00470C95">
      <w:pPr>
        <w:pStyle w:val="EYHeading1"/>
      </w:pPr>
      <w:bookmarkStart w:id="1058" w:name="_Toc332218312"/>
      <w:r>
        <w:t>Risks</w:t>
      </w:r>
      <w:bookmarkEnd w:id="1058"/>
    </w:p>
    <w:p w:rsidR="00D12F74" w:rsidRDefault="00D12F74" w:rsidP="00D12F74">
      <w:pPr>
        <w:pStyle w:val="EYBodyText"/>
      </w:pPr>
      <w:r>
        <w:t xml:space="preserve">The following </w:t>
      </w:r>
      <w:r w:rsidR="00045DB1">
        <w:t xml:space="preserve">risks are associated with the </w:t>
      </w:r>
      <w:r w:rsidR="00BF06AB">
        <w:t>specification</w:t>
      </w:r>
      <w:r w:rsidR="00045DB1">
        <w:t xml:space="preserve"> of this feature:</w:t>
      </w:r>
    </w:p>
    <w:p w:rsidR="00D12F74" w:rsidRDefault="00710248" w:rsidP="00D12F74">
      <w:pPr>
        <w:pStyle w:val="EYBodyTextBullet1"/>
      </w:pPr>
      <w:r>
        <w:t>No specific risks identified.</w:t>
      </w:r>
    </w:p>
    <w:p w:rsidR="00F01B4C" w:rsidRPr="00F01B4C" w:rsidRDefault="00666D69" w:rsidP="00470C95">
      <w:pPr>
        <w:pStyle w:val="EYHeading1"/>
      </w:pPr>
      <w:bookmarkStart w:id="1059" w:name="_Toc332218313"/>
      <w:r>
        <w:t>Open i</w:t>
      </w:r>
      <w:r w:rsidR="000F6935">
        <w:t>tems</w:t>
      </w:r>
      <w:bookmarkEnd w:id="1059"/>
    </w:p>
    <w:tbl>
      <w:tblPr>
        <w:tblW w:w="14476" w:type="dxa"/>
        <w:tblInd w:w="57"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57" w:type="dxa"/>
          <w:right w:w="57" w:type="dxa"/>
        </w:tblCellMar>
        <w:tblLook w:val="01E0" w:firstRow="1" w:lastRow="1" w:firstColumn="1" w:lastColumn="1" w:noHBand="0" w:noVBand="0"/>
      </w:tblPr>
      <w:tblGrid>
        <w:gridCol w:w="706"/>
        <w:gridCol w:w="1350"/>
        <w:gridCol w:w="3150"/>
        <w:gridCol w:w="1620"/>
        <w:gridCol w:w="1530"/>
        <w:gridCol w:w="3780"/>
        <w:gridCol w:w="2340"/>
      </w:tblGrid>
      <w:tr w:rsidR="00F01B4C" w:rsidRPr="00924D95" w:rsidTr="004C374E">
        <w:trPr>
          <w:cantSplit/>
          <w:tblHeader/>
        </w:trPr>
        <w:tc>
          <w:tcPr>
            <w:tcW w:w="706" w:type="dxa"/>
            <w:shd w:val="clear" w:color="auto" w:fill="CCCCCC"/>
            <w:tcMar>
              <w:left w:w="43" w:type="dxa"/>
              <w:right w:w="43" w:type="dxa"/>
            </w:tcMar>
          </w:tcPr>
          <w:p w:rsidR="00F01B4C" w:rsidRPr="00924D95" w:rsidRDefault="00F01B4C" w:rsidP="00924D95">
            <w:pPr>
              <w:pStyle w:val="EYTableheading"/>
            </w:pPr>
            <w:r w:rsidRPr="00924D95">
              <w:t>#</w:t>
            </w:r>
          </w:p>
        </w:tc>
        <w:tc>
          <w:tcPr>
            <w:tcW w:w="1350" w:type="dxa"/>
            <w:shd w:val="clear" w:color="auto" w:fill="CCCCCC"/>
            <w:tcMar>
              <w:left w:w="43" w:type="dxa"/>
              <w:right w:w="43" w:type="dxa"/>
            </w:tcMar>
          </w:tcPr>
          <w:p w:rsidR="00F01B4C" w:rsidRPr="00924D95" w:rsidRDefault="00F01B4C" w:rsidP="004F3668">
            <w:pPr>
              <w:pStyle w:val="EYTableheading"/>
            </w:pPr>
            <w:r w:rsidRPr="00924D95">
              <w:t xml:space="preserve">Logged </w:t>
            </w:r>
            <w:r w:rsidR="004F3668">
              <w:t>b</w:t>
            </w:r>
            <w:r w:rsidRPr="00924D95">
              <w:t>y</w:t>
            </w:r>
          </w:p>
        </w:tc>
        <w:tc>
          <w:tcPr>
            <w:tcW w:w="3150" w:type="dxa"/>
            <w:shd w:val="clear" w:color="auto" w:fill="CCCCCC"/>
            <w:tcMar>
              <w:left w:w="43" w:type="dxa"/>
              <w:right w:w="43" w:type="dxa"/>
            </w:tcMar>
          </w:tcPr>
          <w:p w:rsidR="00F01B4C" w:rsidRPr="00924D95" w:rsidRDefault="00F01B4C" w:rsidP="00924D95">
            <w:pPr>
              <w:pStyle w:val="EYTableheading"/>
            </w:pPr>
            <w:r w:rsidRPr="00924D95">
              <w:t>Description</w:t>
            </w:r>
          </w:p>
        </w:tc>
        <w:tc>
          <w:tcPr>
            <w:tcW w:w="1620" w:type="dxa"/>
            <w:shd w:val="clear" w:color="auto" w:fill="CCCCCC"/>
            <w:tcMar>
              <w:left w:w="43" w:type="dxa"/>
              <w:right w:w="43" w:type="dxa"/>
            </w:tcMar>
          </w:tcPr>
          <w:p w:rsidR="00F01B4C" w:rsidRPr="00924D95" w:rsidRDefault="00F01B4C" w:rsidP="004F3668">
            <w:pPr>
              <w:pStyle w:val="EYTableheading"/>
            </w:pPr>
            <w:r w:rsidRPr="00924D95">
              <w:t xml:space="preserve">Date </w:t>
            </w:r>
            <w:r w:rsidR="004F3668">
              <w:t>l</w:t>
            </w:r>
            <w:r w:rsidRPr="00924D95">
              <w:t>ogged</w:t>
            </w:r>
          </w:p>
        </w:tc>
        <w:tc>
          <w:tcPr>
            <w:tcW w:w="1530" w:type="dxa"/>
            <w:shd w:val="clear" w:color="auto" w:fill="CCCCCC"/>
            <w:tcMar>
              <w:left w:w="43" w:type="dxa"/>
              <w:right w:w="43" w:type="dxa"/>
            </w:tcMar>
          </w:tcPr>
          <w:p w:rsidR="00F01B4C" w:rsidRPr="00924D95" w:rsidRDefault="00F01B4C" w:rsidP="004F3668">
            <w:pPr>
              <w:pStyle w:val="EYTableheading"/>
            </w:pPr>
            <w:r w:rsidRPr="00924D95">
              <w:t xml:space="preserve">Date </w:t>
            </w:r>
            <w:r w:rsidR="004F3668">
              <w:t>r</w:t>
            </w:r>
            <w:r w:rsidRPr="00924D95">
              <w:t>esolved</w:t>
            </w:r>
          </w:p>
        </w:tc>
        <w:tc>
          <w:tcPr>
            <w:tcW w:w="3780" w:type="dxa"/>
            <w:shd w:val="clear" w:color="auto" w:fill="CCCCCC"/>
            <w:tcMar>
              <w:left w:w="43" w:type="dxa"/>
              <w:right w:w="43" w:type="dxa"/>
            </w:tcMar>
          </w:tcPr>
          <w:p w:rsidR="00F01B4C" w:rsidRPr="00924D95" w:rsidRDefault="00F01B4C" w:rsidP="00924D95">
            <w:pPr>
              <w:pStyle w:val="EYTableheading"/>
            </w:pPr>
            <w:r w:rsidRPr="00924D95">
              <w:t>Resolution</w:t>
            </w:r>
          </w:p>
        </w:tc>
        <w:tc>
          <w:tcPr>
            <w:tcW w:w="2340" w:type="dxa"/>
            <w:shd w:val="clear" w:color="auto" w:fill="CCCCCC"/>
            <w:tcMar>
              <w:left w:w="43" w:type="dxa"/>
              <w:right w:w="43" w:type="dxa"/>
            </w:tcMar>
          </w:tcPr>
          <w:p w:rsidR="00F01B4C" w:rsidRPr="00924D95" w:rsidRDefault="00F01B4C" w:rsidP="00924D95">
            <w:pPr>
              <w:pStyle w:val="EYTableheading"/>
            </w:pPr>
            <w:r w:rsidRPr="00924D95">
              <w:t>Status</w:t>
            </w:r>
          </w:p>
        </w:tc>
      </w:tr>
      <w:tr w:rsidR="00F01B4C" w:rsidTr="004C374E">
        <w:trPr>
          <w:cantSplit/>
          <w:trHeight w:val="377"/>
        </w:trPr>
        <w:tc>
          <w:tcPr>
            <w:tcW w:w="706" w:type="dxa"/>
            <w:tcMar>
              <w:left w:w="43" w:type="dxa"/>
              <w:right w:w="43" w:type="dxa"/>
            </w:tcMar>
          </w:tcPr>
          <w:p w:rsidR="00F01B4C" w:rsidRDefault="00DD1C6C" w:rsidP="001634D8">
            <w:pPr>
              <w:pStyle w:val="EYTabletext"/>
            </w:pPr>
            <w:r>
              <w:t>1</w:t>
            </w:r>
            <w:r w:rsidR="00B37628">
              <w:t>a</w:t>
            </w:r>
          </w:p>
        </w:tc>
        <w:tc>
          <w:tcPr>
            <w:tcW w:w="1350" w:type="dxa"/>
            <w:tcMar>
              <w:left w:w="43" w:type="dxa"/>
              <w:right w:w="43" w:type="dxa"/>
            </w:tcMar>
          </w:tcPr>
          <w:p w:rsidR="00F01B4C" w:rsidRDefault="00DD1C6C" w:rsidP="001634D8">
            <w:pPr>
              <w:pStyle w:val="EYTabletext"/>
            </w:pPr>
            <w:r>
              <w:t>Ally Ward</w:t>
            </w:r>
          </w:p>
        </w:tc>
        <w:tc>
          <w:tcPr>
            <w:tcW w:w="3150" w:type="dxa"/>
            <w:tcMar>
              <w:left w:w="43" w:type="dxa"/>
              <w:right w:w="43" w:type="dxa"/>
            </w:tcMar>
          </w:tcPr>
          <w:p w:rsidR="00F01B4C" w:rsidRDefault="00DD1C6C" w:rsidP="00B37628">
            <w:pPr>
              <w:pStyle w:val="EYTabletext"/>
            </w:pPr>
            <w:r>
              <w:t xml:space="preserve">Co-existence between Lync and other </w:t>
            </w:r>
            <w:r w:rsidR="00B37628">
              <w:t>softphone solutions</w:t>
            </w:r>
            <w:r>
              <w:t xml:space="preserve"> such as </w:t>
            </w:r>
            <w:r w:rsidRPr="00DD1C6C">
              <w:t>Alcatel Lucent My Instant Communicator</w:t>
            </w:r>
            <w:r>
              <w:t xml:space="preserve"> and  </w:t>
            </w:r>
            <w:r w:rsidRPr="00DD1C6C">
              <w:t>Cisco IP Communicator Softphone</w:t>
            </w:r>
          </w:p>
        </w:tc>
        <w:tc>
          <w:tcPr>
            <w:tcW w:w="1620" w:type="dxa"/>
            <w:tcMar>
              <w:left w:w="43" w:type="dxa"/>
              <w:right w:w="43" w:type="dxa"/>
            </w:tcMar>
          </w:tcPr>
          <w:p w:rsidR="00F01B4C" w:rsidRDefault="00DD1C6C" w:rsidP="001634D8">
            <w:pPr>
              <w:pStyle w:val="EYTabletext"/>
            </w:pPr>
            <w:r>
              <w:t>03/08</w:t>
            </w:r>
            <w:r w:rsidR="00997F33">
              <w:t>/2012</w:t>
            </w:r>
          </w:p>
        </w:tc>
        <w:tc>
          <w:tcPr>
            <w:tcW w:w="1530" w:type="dxa"/>
            <w:tcMar>
              <w:left w:w="43" w:type="dxa"/>
              <w:right w:w="43" w:type="dxa"/>
            </w:tcMar>
          </w:tcPr>
          <w:p w:rsidR="00F01B4C" w:rsidRDefault="00F01B4C" w:rsidP="001634D8">
            <w:pPr>
              <w:pStyle w:val="EYTabletext"/>
            </w:pPr>
          </w:p>
        </w:tc>
        <w:tc>
          <w:tcPr>
            <w:tcW w:w="3780" w:type="dxa"/>
            <w:tcMar>
              <w:left w:w="43" w:type="dxa"/>
              <w:right w:w="43" w:type="dxa"/>
            </w:tcMar>
          </w:tcPr>
          <w:p w:rsidR="00E5067E" w:rsidRDefault="00E5067E" w:rsidP="00DD1C6C">
            <w:pPr>
              <w:pStyle w:val="EYTabletext"/>
            </w:pPr>
            <w:r>
              <w:t>Sand</w:t>
            </w:r>
            <w:r w:rsidR="00D237CE">
              <w:t>r</w:t>
            </w:r>
            <w:r>
              <w:t>a testing MyIC &amp; CIPC softphones</w:t>
            </w:r>
          </w:p>
        </w:tc>
        <w:tc>
          <w:tcPr>
            <w:tcW w:w="2340" w:type="dxa"/>
            <w:tcMar>
              <w:left w:w="43" w:type="dxa"/>
              <w:right w:w="43" w:type="dxa"/>
            </w:tcMar>
          </w:tcPr>
          <w:p w:rsidR="00F01B4C" w:rsidRDefault="00997F33" w:rsidP="001634D8">
            <w:pPr>
              <w:pStyle w:val="EYTabletext"/>
            </w:pPr>
            <w:r>
              <w:t>Open</w:t>
            </w:r>
          </w:p>
        </w:tc>
      </w:tr>
      <w:tr w:rsidR="00B37628" w:rsidTr="004C374E">
        <w:trPr>
          <w:cantSplit/>
          <w:trHeight w:val="377"/>
        </w:trPr>
        <w:tc>
          <w:tcPr>
            <w:tcW w:w="706" w:type="dxa"/>
            <w:tcMar>
              <w:left w:w="43" w:type="dxa"/>
              <w:right w:w="43" w:type="dxa"/>
            </w:tcMar>
          </w:tcPr>
          <w:p w:rsidR="00B37628" w:rsidRDefault="00B37628" w:rsidP="001634D8">
            <w:pPr>
              <w:pStyle w:val="EYTabletext"/>
            </w:pPr>
            <w:r>
              <w:t>1b</w:t>
            </w:r>
          </w:p>
        </w:tc>
        <w:tc>
          <w:tcPr>
            <w:tcW w:w="1350" w:type="dxa"/>
            <w:tcMar>
              <w:left w:w="43" w:type="dxa"/>
              <w:right w:w="43" w:type="dxa"/>
            </w:tcMar>
          </w:tcPr>
          <w:p w:rsidR="00B37628" w:rsidRDefault="00823E7B" w:rsidP="001634D8">
            <w:pPr>
              <w:pStyle w:val="EYTabletext"/>
            </w:pPr>
            <w:r>
              <w:t>Ally Ward</w:t>
            </w:r>
          </w:p>
        </w:tc>
        <w:tc>
          <w:tcPr>
            <w:tcW w:w="3150" w:type="dxa"/>
            <w:tcMar>
              <w:left w:w="43" w:type="dxa"/>
              <w:right w:w="43" w:type="dxa"/>
            </w:tcMar>
          </w:tcPr>
          <w:p w:rsidR="00B37628" w:rsidRDefault="00B37628" w:rsidP="00B37628">
            <w:pPr>
              <w:pStyle w:val="EYTabletext"/>
            </w:pPr>
            <w:r>
              <w:t>Co-existence between Lync and other webcam video solutions such as Tandberg Movi.</w:t>
            </w:r>
          </w:p>
        </w:tc>
        <w:tc>
          <w:tcPr>
            <w:tcW w:w="1620" w:type="dxa"/>
            <w:tcMar>
              <w:left w:w="43" w:type="dxa"/>
              <w:right w:w="43" w:type="dxa"/>
            </w:tcMar>
          </w:tcPr>
          <w:p w:rsidR="00B37628" w:rsidRDefault="00823E7B" w:rsidP="001634D8">
            <w:pPr>
              <w:pStyle w:val="EYTabletext"/>
            </w:pPr>
            <w:r>
              <w:t>4/10/12</w:t>
            </w:r>
          </w:p>
        </w:tc>
        <w:tc>
          <w:tcPr>
            <w:tcW w:w="1530" w:type="dxa"/>
            <w:tcMar>
              <w:left w:w="43" w:type="dxa"/>
              <w:right w:w="43" w:type="dxa"/>
            </w:tcMar>
          </w:tcPr>
          <w:p w:rsidR="00B37628" w:rsidRDefault="00B37628" w:rsidP="001634D8">
            <w:pPr>
              <w:pStyle w:val="EYTabletext"/>
            </w:pPr>
          </w:p>
        </w:tc>
        <w:tc>
          <w:tcPr>
            <w:tcW w:w="3780" w:type="dxa"/>
            <w:tcMar>
              <w:left w:w="43" w:type="dxa"/>
              <w:right w:w="43" w:type="dxa"/>
            </w:tcMar>
          </w:tcPr>
          <w:p w:rsidR="00823E7B" w:rsidRDefault="00823E7B" w:rsidP="00823E7B">
            <w:pPr>
              <w:pStyle w:val="EYTabletext"/>
            </w:pPr>
            <w:r w:rsidRPr="00DD1C6C">
              <w:t>Joey Weisenstein</w:t>
            </w:r>
            <w:r>
              <w:t xml:space="preserve"> is testing co-existence</w:t>
            </w:r>
          </w:p>
          <w:p w:rsidR="00B37628" w:rsidRDefault="00823E7B" w:rsidP="00825AE9">
            <w:pPr>
              <w:pStyle w:val="EYTabletext"/>
              <w:numPr>
                <w:ilvl w:val="0"/>
                <w:numId w:val="12"/>
              </w:numPr>
            </w:pPr>
            <w:r>
              <w:t xml:space="preserve">But MOVI will be removed once </w:t>
            </w:r>
            <w:r w:rsidR="00825AE9">
              <w:t xml:space="preserve">Tandberg </w:t>
            </w:r>
            <w:r>
              <w:t>integration is complete</w:t>
            </w:r>
          </w:p>
        </w:tc>
        <w:tc>
          <w:tcPr>
            <w:tcW w:w="2340" w:type="dxa"/>
            <w:tcMar>
              <w:left w:w="43" w:type="dxa"/>
              <w:right w:w="43" w:type="dxa"/>
            </w:tcMar>
          </w:tcPr>
          <w:p w:rsidR="00B37628" w:rsidRDefault="00B37628" w:rsidP="001634D8">
            <w:pPr>
              <w:pStyle w:val="EYTabletext"/>
            </w:pPr>
            <w:r>
              <w:t>Open</w:t>
            </w:r>
          </w:p>
        </w:tc>
      </w:tr>
      <w:tr w:rsidR="00997F33" w:rsidTr="004C374E">
        <w:trPr>
          <w:cantSplit/>
          <w:trHeight w:val="377"/>
        </w:trPr>
        <w:tc>
          <w:tcPr>
            <w:tcW w:w="706" w:type="dxa"/>
            <w:tcMar>
              <w:left w:w="43" w:type="dxa"/>
              <w:right w:w="43" w:type="dxa"/>
            </w:tcMar>
          </w:tcPr>
          <w:p w:rsidR="00997F33" w:rsidRDefault="00DD1C6C" w:rsidP="001634D8">
            <w:pPr>
              <w:pStyle w:val="EYTabletext"/>
            </w:pPr>
            <w:r>
              <w:t>2</w:t>
            </w:r>
          </w:p>
        </w:tc>
        <w:tc>
          <w:tcPr>
            <w:tcW w:w="1350" w:type="dxa"/>
            <w:tcMar>
              <w:left w:w="43" w:type="dxa"/>
              <w:right w:w="43" w:type="dxa"/>
            </w:tcMar>
          </w:tcPr>
          <w:p w:rsidR="00997F33" w:rsidRDefault="00DD1C6C" w:rsidP="001634D8">
            <w:pPr>
              <w:pStyle w:val="EYTabletext"/>
            </w:pPr>
            <w:r>
              <w:t>Ally Ward</w:t>
            </w:r>
          </w:p>
        </w:tc>
        <w:tc>
          <w:tcPr>
            <w:tcW w:w="3150" w:type="dxa"/>
            <w:tcMar>
              <w:left w:w="43" w:type="dxa"/>
              <w:right w:w="43" w:type="dxa"/>
            </w:tcMar>
          </w:tcPr>
          <w:p w:rsidR="00997F33" w:rsidRDefault="00DD1C6C" w:rsidP="001634D8">
            <w:pPr>
              <w:pStyle w:val="EYTabletext"/>
            </w:pPr>
            <w:r>
              <w:t>Federation with partners other than MSFT, IBM and ATT. Lync is not designed to behave differently when communicating with federated partners than when communicating internally. This may create Q&amp;RM issues where it could be preferable to limit some functionality communicating with federated clients</w:t>
            </w:r>
          </w:p>
        </w:tc>
        <w:tc>
          <w:tcPr>
            <w:tcW w:w="1620" w:type="dxa"/>
            <w:tcMar>
              <w:left w:w="43" w:type="dxa"/>
              <w:right w:w="43" w:type="dxa"/>
            </w:tcMar>
          </w:tcPr>
          <w:p w:rsidR="00997F33" w:rsidRDefault="00DD1C6C" w:rsidP="001634D8">
            <w:pPr>
              <w:pStyle w:val="EYTabletext"/>
            </w:pPr>
            <w:r>
              <w:t>03/08/2012</w:t>
            </w:r>
          </w:p>
        </w:tc>
        <w:tc>
          <w:tcPr>
            <w:tcW w:w="1530" w:type="dxa"/>
            <w:tcMar>
              <w:left w:w="43" w:type="dxa"/>
              <w:right w:w="43" w:type="dxa"/>
            </w:tcMar>
          </w:tcPr>
          <w:p w:rsidR="00997F33" w:rsidRDefault="00997F33" w:rsidP="001634D8">
            <w:pPr>
              <w:pStyle w:val="EYTabletext"/>
            </w:pPr>
          </w:p>
        </w:tc>
        <w:tc>
          <w:tcPr>
            <w:tcW w:w="3780" w:type="dxa"/>
            <w:tcMar>
              <w:left w:w="43" w:type="dxa"/>
              <w:right w:w="43" w:type="dxa"/>
            </w:tcMar>
          </w:tcPr>
          <w:p w:rsidR="00997F33" w:rsidRDefault="00DD1C6C" w:rsidP="001634D8">
            <w:pPr>
              <w:pStyle w:val="EYTabletext"/>
            </w:pPr>
            <w:r>
              <w:t xml:space="preserve">Federation other than with existing partners is a phase 2 requirement. Q&amp;RM will need to decide </w:t>
            </w:r>
            <w:r w:rsidR="003071A4">
              <w:t>whether the core behaviour delivers acceptable risks or whether amendments to the behaviour of Lync need to be made before federation can be accepted</w:t>
            </w:r>
          </w:p>
        </w:tc>
        <w:tc>
          <w:tcPr>
            <w:tcW w:w="2340" w:type="dxa"/>
            <w:tcMar>
              <w:left w:w="43" w:type="dxa"/>
              <w:right w:w="43" w:type="dxa"/>
            </w:tcMar>
          </w:tcPr>
          <w:p w:rsidR="00997F33"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3071A4" w:rsidP="001634D8">
            <w:pPr>
              <w:pStyle w:val="EYTabletext"/>
            </w:pPr>
            <w:r>
              <w:t>3</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Address Book Search parameters. Need to determine which address book attributes are searched when a user instigates a search for a contact</w:t>
            </w:r>
          </w:p>
          <w:p w:rsidR="003071A4" w:rsidRDefault="003071A4" w:rsidP="003071A4">
            <w:pPr>
              <w:pStyle w:val="EYTabletext"/>
            </w:pPr>
            <w:r>
              <w:t>- Primary email address</w:t>
            </w:r>
          </w:p>
          <w:p w:rsidR="003071A4" w:rsidRDefault="003071A4" w:rsidP="003071A4">
            <w:pPr>
              <w:pStyle w:val="EYTabletext"/>
            </w:pPr>
            <w:r>
              <w:t>- Email alias</w:t>
            </w:r>
          </w:p>
          <w:p w:rsidR="003071A4" w:rsidRDefault="003071A4" w:rsidP="003071A4">
            <w:pPr>
              <w:pStyle w:val="EYTabletext"/>
            </w:pPr>
            <w:r>
              <w:t>- All email addresses</w:t>
            </w:r>
          </w:p>
          <w:p w:rsidR="003071A4" w:rsidRDefault="003071A4" w:rsidP="003071A4">
            <w:pPr>
              <w:pStyle w:val="EYTabletext"/>
            </w:pPr>
            <w:r>
              <w:t>- Company</w:t>
            </w:r>
          </w:p>
          <w:p w:rsidR="003071A4" w:rsidRDefault="003071A4" w:rsidP="003071A4">
            <w:pPr>
              <w:pStyle w:val="EYTabletext"/>
            </w:pPr>
            <w:r>
              <w:t>- Display name</w:t>
            </w:r>
          </w:p>
          <w:p w:rsidR="003071A4" w:rsidRDefault="003071A4" w:rsidP="003071A4">
            <w:pPr>
              <w:pStyle w:val="EYTabletext"/>
            </w:pPr>
            <w:r>
              <w:t>- First name</w:t>
            </w:r>
          </w:p>
          <w:p w:rsidR="003071A4" w:rsidRDefault="003071A4" w:rsidP="003071A4">
            <w:pPr>
              <w:pStyle w:val="EYTabletext"/>
            </w:pPr>
            <w:r>
              <w:t>- Last name</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1634D8">
            <w:pPr>
              <w:pStyle w:val="EYTabletext"/>
            </w:pPr>
            <w:r>
              <w:t>With James Memmott for discussion. May need a DA decision</w:t>
            </w:r>
          </w:p>
        </w:tc>
        <w:tc>
          <w:tcPr>
            <w:tcW w:w="2340" w:type="dxa"/>
            <w:tcMar>
              <w:left w:w="43" w:type="dxa"/>
              <w:right w:w="43" w:type="dxa"/>
            </w:tcMar>
          </w:tcPr>
          <w:p w:rsidR="003071A4"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3071A4" w:rsidP="001634D8">
            <w:pPr>
              <w:pStyle w:val="EYTabletext"/>
            </w:pPr>
            <w:r>
              <w:t>4</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Sizing of data centres in terms of number of users and planning for growth. Lack of clarity for source of figures used for sizing and decision needed for how many years growth planned for</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1634D8">
            <w:pPr>
              <w:pStyle w:val="EYTabletext"/>
            </w:pPr>
            <w:r>
              <w:t>Comparison being made between sametime figures, headcount figures and numbers currently in AD.</w:t>
            </w:r>
          </w:p>
          <w:p w:rsidR="003071A4" w:rsidRDefault="003071A4" w:rsidP="001634D8">
            <w:pPr>
              <w:pStyle w:val="EYTabletext"/>
            </w:pPr>
            <w:r>
              <w:t>Juan Torres engaged to make a decision on how many years growth to allow for. Once decided, server list may need amending</w:t>
            </w:r>
          </w:p>
        </w:tc>
        <w:tc>
          <w:tcPr>
            <w:tcW w:w="2340" w:type="dxa"/>
            <w:tcMar>
              <w:left w:w="43" w:type="dxa"/>
              <w:right w:w="43" w:type="dxa"/>
            </w:tcMar>
          </w:tcPr>
          <w:p w:rsidR="003071A4"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3071A4" w:rsidP="001634D8">
            <w:pPr>
              <w:pStyle w:val="EYTabletext"/>
            </w:pPr>
            <w:r>
              <w:t>5</w:t>
            </w:r>
          </w:p>
        </w:tc>
        <w:tc>
          <w:tcPr>
            <w:tcW w:w="1350" w:type="dxa"/>
            <w:tcMar>
              <w:left w:w="43" w:type="dxa"/>
              <w:right w:w="43" w:type="dxa"/>
            </w:tcMar>
          </w:tcPr>
          <w:p w:rsidR="003071A4" w:rsidRDefault="003071A4" w:rsidP="001634D8">
            <w:pPr>
              <w:pStyle w:val="EYTabletext"/>
            </w:pPr>
            <w:r>
              <w:t>Ally Ward</w:t>
            </w:r>
          </w:p>
        </w:tc>
        <w:tc>
          <w:tcPr>
            <w:tcW w:w="3150" w:type="dxa"/>
            <w:tcMar>
              <w:left w:w="43" w:type="dxa"/>
              <w:right w:w="43" w:type="dxa"/>
            </w:tcMar>
          </w:tcPr>
          <w:p w:rsidR="003071A4" w:rsidRDefault="003071A4" w:rsidP="001634D8">
            <w:pPr>
              <w:pStyle w:val="EYTabletext"/>
            </w:pPr>
            <w:r>
              <w:t>Chat archiving for Capital Advisors – Q&amp;RM have closed this issue but there is still a requirement for this group to have archiving or they won’t benefit from the advantages Lync can offer</w:t>
            </w:r>
          </w:p>
        </w:tc>
        <w:tc>
          <w:tcPr>
            <w:tcW w:w="1620" w:type="dxa"/>
            <w:tcMar>
              <w:left w:w="43" w:type="dxa"/>
              <w:right w:w="43" w:type="dxa"/>
            </w:tcMar>
          </w:tcPr>
          <w:p w:rsidR="003071A4" w:rsidRDefault="003071A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3071A4" w:rsidP="00F3397B">
            <w:pPr>
              <w:pStyle w:val="EYTabletext"/>
            </w:pPr>
            <w:r>
              <w:t>Decision of scope to be</w:t>
            </w:r>
            <w:r w:rsidR="00F3397B">
              <w:t xml:space="preserve"> </w:t>
            </w:r>
            <w:r>
              <w:t>agreed between Neil S</w:t>
            </w:r>
            <w:r w:rsidR="00F3397B">
              <w:t>ah</w:t>
            </w:r>
            <w:r>
              <w:t>dev and Juan Torres</w:t>
            </w:r>
          </w:p>
        </w:tc>
        <w:tc>
          <w:tcPr>
            <w:tcW w:w="2340" w:type="dxa"/>
            <w:tcMar>
              <w:left w:w="43" w:type="dxa"/>
              <w:right w:w="43" w:type="dxa"/>
            </w:tcMar>
          </w:tcPr>
          <w:p w:rsidR="003071A4" w:rsidRDefault="003071A4" w:rsidP="001634D8">
            <w:pPr>
              <w:pStyle w:val="EYTabletext"/>
            </w:pPr>
            <w:r>
              <w:t>Open</w:t>
            </w:r>
          </w:p>
        </w:tc>
      </w:tr>
      <w:tr w:rsidR="003071A4" w:rsidTr="004C374E">
        <w:trPr>
          <w:cantSplit/>
          <w:trHeight w:val="377"/>
        </w:trPr>
        <w:tc>
          <w:tcPr>
            <w:tcW w:w="706" w:type="dxa"/>
            <w:tcMar>
              <w:left w:w="43" w:type="dxa"/>
              <w:right w:w="43" w:type="dxa"/>
            </w:tcMar>
          </w:tcPr>
          <w:p w:rsidR="003071A4" w:rsidRDefault="00986224" w:rsidP="001634D8">
            <w:pPr>
              <w:pStyle w:val="EYTabletext"/>
            </w:pPr>
            <w:r>
              <w:t>6</w:t>
            </w:r>
          </w:p>
        </w:tc>
        <w:tc>
          <w:tcPr>
            <w:tcW w:w="1350" w:type="dxa"/>
            <w:tcMar>
              <w:left w:w="43" w:type="dxa"/>
              <w:right w:w="43" w:type="dxa"/>
            </w:tcMar>
          </w:tcPr>
          <w:p w:rsidR="003071A4" w:rsidRDefault="00986224" w:rsidP="001634D8">
            <w:pPr>
              <w:pStyle w:val="EYTabletext"/>
            </w:pPr>
            <w:r>
              <w:t>Ally Ward</w:t>
            </w:r>
          </w:p>
        </w:tc>
        <w:tc>
          <w:tcPr>
            <w:tcW w:w="3150" w:type="dxa"/>
            <w:tcMar>
              <w:left w:w="43" w:type="dxa"/>
              <w:right w:w="43" w:type="dxa"/>
            </w:tcMar>
          </w:tcPr>
          <w:p w:rsidR="003071A4" w:rsidRDefault="00986224" w:rsidP="001634D8">
            <w:pPr>
              <w:pStyle w:val="EYTabletext"/>
            </w:pPr>
            <w:r>
              <w:t>Recording and playback of voice and video conferences</w:t>
            </w:r>
          </w:p>
        </w:tc>
        <w:tc>
          <w:tcPr>
            <w:tcW w:w="1620" w:type="dxa"/>
            <w:tcMar>
              <w:left w:w="43" w:type="dxa"/>
              <w:right w:w="43" w:type="dxa"/>
            </w:tcMar>
          </w:tcPr>
          <w:p w:rsidR="003071A4" w:rsidRDefault="00986224" w:rsidP="001634D8">
            <w:pPr>
              <w:pStyle w:val="EYTabletext"/>
            </w:pPr>
            <w:r>
              <w:t>03/08/2012</w:t>
            </w:r>
          </w:p>
        </w:tc>
        <w:tc>
          <w:tcPr>
            <w:tcW w:w="1530" w:type="dxa"/>
            <w:tcMar>
              <w:left w:w="43" w:type="dxa"/>
              <w:right w:w="43" w:type="dxa"/>
            </w:tcMar>
          </w:tcPr>
          <w:p w:rsidR="003071A4" w:rsidRDefault="003071A4" w:rsidP="001634D8">
            <w:pPr>
              <w:pStyle w:val="EYTabletext"/>
            </w:pPr>
          </w:p>
        </w:tc>
        <w:tc>
          <w:tcPr>
            <w:tcW w:w="3780" w:type="dxa"/>
            <w:tcMar>
              <w:left w:w="43" w:type="dxa"/>
              <w:right w:w="43" w:type="dxa"/>
            </w:tcMar>
          </w:tcPr>
          <w:p w:rsidR="003071A4" w:rsidRDefault="00986224" w:rsidP="001634D8">
            <w:pPr>
              <w:pStyle w:val="EYTabletext"/>
            </w:pPr>
            <w:r>
              <w:t>Issue currently with Q&amp;RM for discussion</w:t>
            </w:r>
          </w:p>
        </w:tc>
        <w:tc>
          <w:tcPr>
            <w:tcW w:w="2340" w:type="dxa"/>
            <w:tcMar>
              <w:left w:w="43" w:type="dxa"/>
              <w:right w:w="43" w:type="dxa"/>
            </w:tcMar>
          </w:tcPr>
          <w:p w:rsidR="003071A4" w:rsidRDefault="00F7056A" w:rsidP="001634D8">
            <w:pPr>
              <w:pStyle w:val="EYTabletext"/>
            </w:pPr>
            <w:r>
              <w:t>Open</w:t>
            </w:r>
          </w:p>
        </w:tc>
      </w:tr>
      <w:tr w:rsidR="00986224" w:rsidTr="004C374E">
        <w:trPr>
          <w:cantSplit/>
          <w:trHeight w:val="377"/>
        </w:trPr>
        <w:tc>
          <w:tcPr>
            <w:tcW w:w="706" w:type="dxa"/>
            <w:tcMar>
              <w:left w:w="43" w:type="dxa"/>
              <w:right w:w="43" w:type="dxa"/>
            </w:tcMar>
          </w:tcPr>
          <w:p w:rsidR="00986224" w:rsidRDefault="00986224" w:rsidP="00DF7346">
            <w:pPr>
              <w:pStyle w:val="EYTabletext"/>
            </w:pPr>
            <w:r>
              <w:t>7</w:t>
            </w:r>
          </w:p>
        </w:tc>
        <w:tc>
          <w:tcPr>
            <w:tcW w:w="1350" w:type="dxa"/>
            <w:tcMar>
              <w:left w:w="43" w:type="dxa"/>
              <w:right w:w="43" w:type="dxa"/>
            </w:tcMar>
          </w:tcPr>
          <w:p w:rsidR="00986224" w:rsidRDefault="00986224" w:rsidP="00DF7346">
            <w:pPr>
              <w:pStyle w:val="EYTabletext"/>
            </w:pPr>
            <w:r>
              <w:t>Ally Ward</w:t>
            </w:r>
          </w:p>
        </w:tc>
        <w:tc>
          <w:tcPr>
            <w:tcW w:w="3150" w:type="dxa"/>
            <w:tcMar>
              <w:left w:w="43" w:type="dxa"/>
              <w:right w:w="43" w:type="dxa"/>
            </w:tcMar>
          </w:tcPr>
          <w:p w:rsidR="00986224" w:rsidRDefault="00986224" w:rsidP="00986224">
            <w:pPr>
              <w:pStyle w:val="EYTabletext"/>
            </w:pPr>
            <w:r>
              <w:t xml:space="preserve">Recording and playback of voice and video peer to peer </w:t>
            </w:r>
            <w:r w:rsidR="00F3397B">
              <w:t>communications</w:t>
            </w:r>
          </w:p>
        </w:tc>
        <w:tc>
          <w:tcPr>
            <w:tcW w:w="1620" w:type="dxa"/>
            <w:tcMar>
              <w:left w:w="43" w:type="dxa"/>
              <w:right w:w="43" w:type="dxa"/>
            </w:tcMar>
          </w:tcPr>
          <w:p w:rsidR="00986224" w:rsidRDefault="00986224" w:rsidP="00DF7346">
            <w:pPr>
              <w:pStyle w:val="EYTabletext"/>
            </w:pPr>
            <w:r>
              <w:t>03/08/2012</w:t>
            </w:r>
          </w:p>
        </w:tc>
        <w:tc>
          <w:tcPr>
            <w:tcW w:w="1530" w:type="dxa"/>
            <w:tcMar>
              <w:left w:w="43" w:type="dxa"/>
              <w:right w:w="43" w:type="dxa"/>
            </w:tcMar>
          </w:tcPr>
          <w:p w:rsidR="00986224" w:rsidRDefault="00986224" w:rsidP="00DF7346">
            <w:pPr>
              <w:pStyle w:val="EYTabletext"/>
            </w:pPr>
          </w:p>
        </w:tc>
        <w:tc>
          <w:tcPr>
            <w:tcW w:w="3780" w:type="dxa"/>
            <w:tcMar>
              <w:left w:w="43" w:type="dxa"/>
              <w:right w:w="43" w:type="dxa"/>
            </w:tcMar>
          </w:tcPr>
          <w:p w:rsidR="00986224" w:rsidRDefault="00986224" w:rsidP="00DF7346">
            <w:pPr>
              <w:pStyle w:val="EYTabletext"/>
            </w:pPr>
            <w:r>
              <w:t>Issue currently with Q&amp;RM for discussion</w:t>
            </w:r>
          </w:p>
        </w:tc>
        <w:tc>
          <w:tcPr>
            <w:tcW w:w="2340" w:type="dxa"/>
            <w:tcMar>
              <w:left w:w="43" w:type="dxa"/>
              <w:right w:w="43" w:type="dxa"/>
            </w:tcMar>
          </w:tcPr>
          <w:p w:rsidR="00986224" w:rsidRDefault="00F7056A" w:rsidP="00DF7346">
            <w:pPr>
              <w:pStyle w:val="EYTabletext"/>
            </w:pPr>
            <w:r>
              <w:t>Open</w:t>
            </w:r>
          </w:p>
        </w:tc>
      </w:tr>
    </w:tbl>
    <w:p w:rsidR="00171A96" w:rsidRDefault="00171A96" w:rsidP="00EF5532">
      <w:pPr>
        <w:pStyle w:val="EYHeading1"/>
      </w:pPr>
    </w:p>
    <w:sectPr w:rsidR="00171A96" w:rsidSect="002959CA">
      <w:headerReference w:type="default" r:id="rId21"/>
      <w:footerReference w:type="default" r:id="rId22"/>
      <w:pgSz w:w="16840" w:h="11907" w:orient="landscape" w:code="9"/>
      <w:pgMar w:top="1368" w:right="720" w:bottom="763" w:left="1426" w:header="720" w:footer="108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83141" w:rsidRDefault="00283141">
      <w:r>
        <w:separator/>
      </w:r>
    </w:p>
    <w:p w:rsidR="00283141" w:rsidRDefault="00283141"/>
    <w:p w:rsidR="00283141" w:rsidRDefault="00283141"/>
  </w:endnote>
  <w:endnote w:type="continuationSeparator" w:id="0">
    <w:p w:rsidR="00283141" w:rsidRDefault="00283141">
      <w:r>
        <w:continuationSeparator/>
      </w:r>
    </w:p>
    <w:p w:rsidR="00283141" w:rsidRDefault="00283141"/>
    <w:p w:rsidR="00283141" w:rsidRDefault="002831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EYInterstate">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032"/>
      <w:docPartObj>
        <w:docPartGallery w:val="Page Numbers (Top of Page)"/>
        <w:docPartUnique/>
      </w:docPartObj>
    </w:sdtPr>
    <w:sdtEndPr/>
    <w:sdtContent>
      <w:p w:rsidR="00EF3B36" w:rsidRDefault="00283141" w:rsidP="002959CA">
        <w:pPr>
          <w:pStyle w:val="Footer"/>
          <w:tabs>
            <w:tab w:val="clear" w:pos="4320"/>
            <w:tab w:val="clear" w:pos="8640"/>
            <w:tab w:val="center" w:pos="4536"/>
            <w:tab w:val="right" w:pos="9603"/>
          </w:tabs>
          <w:jc w:val="left"/>
        </w:pPr>
        <w:r>
          <w:fldChar w:fldCharType="begin"/>
        </w:r>
        <w:r>
          <w:instrText xml:space="preserve"> FILENAME </w:instrText>
        </w:r>
        <w:r>
          <w:fldChar w:fldCharType="separate"/>
        </w:r>
        <w:r w:rsidR="00EF3B36">
          <w:rPr>
            <w:noProof/>
          </w:rPr>
          <w:t>Lync Requirements Specification.docx</w:t>
        </w:r>
        <w:r>
          <w:rPr>
            <w:noProof/>
          </w:rPr>
          <w:fldChar w:fldCharType="end"/>
        </w:r>
        <w:r w:rsidR="00EF3B36">
          <w:tab/>
        </w:r>
        <w:r w:rsidR="00EF3B36" w:rsidRPr="00423F35">
          <w:t xml:space="preserve"> </w:t>
        </w:r>
        <w:sdt>
          <w:sdtPr>
            <w:alias w:val="Keywords"/>
            <w:id w:val="4706344"/>
            <w:dataBinding w:prefixMappings="xmlns:ns0='http://purl.org/dc/elements/1.1/' xmlns:ns1='http://schemas.openxmlformats.org/package/2006/metadata/core-properties' " w:xpath="/ns1:coreProperties[1]/ns1:keywords[1]" w:storeItemID="{6C3C8BC8-F283-45AE-878A-BAB7291924A1}"/>
            <w:text/>
          </w:sdtPr>
          <w:sdtEndPr/>
          <w:sdtContent>
            <w:r w:rsidR="00EF3B36">
              <w:rPr>
                <w:lang w:val="en-GB"/>
              </w:rPr>
              <w:t>V2.1</w:t>
            </w:r>
          </w:sdtContent>
        </w:sdt>
        <w:r w:rsidR="00EF3B36">
          <w:tab/>
          <w:t xml:space="preserve">Page </w:t>
        </w:r>
        <w:r w:rsidR="00746539">
          <w:rPr>
            <w:b/>
            <w:sz w:val="24"/>
          </w:rPr>
          <w:fldChar w:fldCharType="begin"/>
        </w:r>
        <w:r w:rsidR="00EF3B36">
          <w:rPr>
            <w:b/>
          </w:rPr>
          <w:instrText xml:space="preserve"> PAGE </w:instrText>
        </w:r>
        <w:r w:rsidR="00746539">
          <w:rPr>
            <w:b/>
            <w:sz w:val="24"/>
          </w:rPr>
          <w:fldChar w:fldCharType="separate"/>
        </w:r>
        <w:r w:rsidR="00CD371F">
          <w:rPr>
            <w:b/>
            <w:noProof/>
          </w:rPr>
          <w:t>1</w:t>
        </w:r>
        <w:r w:rsidR="00746539">
          <w:rPr>
            <w:b/>
            <w:sz w:val="24"/>
          </w:rPr>
          <w:fldChar w:fldCharType="end"/>
        </w:r>
        <w:r w:rsidR="00EF3B36">
          <w:t xml:space="preserve"> of </w:t>
        </w:r>
        <w:r w:rsidR="00746539">
          <w:rPr>
            <w:b/>
            <w:sz w:val="24"/>
          </w:rPr>
          <w:fldChar w:fldCharType="begin"/>
        </w:r>
        <w:r w:rsidR="00EF3B36">
          <w:rPr>
            <w:b/>
          </w:rPr>
          <w:instrText xml:space="preserve"> NUMPAGES  </w:instrText>
        </w:r>
        <w:r w:rsidR="00746539">
          <w:rPr>
            <w:b/>
            <w:sz w:val="24"/>
          </w:rPr>
          <w:fldChar w:fldCharType="separate"/>
        </w:r>
        <w:r w:rsidR="00CD371F">
          <w:rPr>
            <w:b/>
            <w:noProof/>
          </w:rPr>
          <w:t>3</w:t>
        </w:r>
        <w:r w:rsidR="00746539">
          <w:rPr>
            <w:b/>
            <w:sz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0786911"/>
      <w:docPartObj>
        <w:docPartGallery w:val="Page Numbers (Bottom of Page)"/>
        <w:docPartUnique/>
      </w:docPartObj>
    </w:sdtPr>
    <w:sdtEndPr/>
    <w:sdtContent>
      <w:sdt>
        <w:sdtPr>
          <w:id w:val="98381352"/>
          <w:docPartObj>
            <w:docPartGallery w:val="Page Numbers (Top of Page)"/>
            <w:docPartUnique/>
          </w:docPartObj>
        </w:sdtPr>
        <w:sdtEndPr/>
        <w:sdtContent>
          <w:p w:rsidR="00EF3B36" w:rsidRPr="00AC00C6" w:rsidRDefault="00283141" w:rsidP="00ED1F10">
            <w:pPr>
              <w:pStyle w:val="Footer"/>
              <w:tabs>
                <w:tab w:val="clear" w:pos="4320"/>
                <w:tab w:val="clear" w:pos="8640"/>
                <w:tab w:val="center" w:pos="4844"/>
                <w:tab w:val="right" w:pos="9498"/>
                <w:tab w:val="right" w:pos="14601"/>
              </w:tabs>
            </w:pPr>
            <w:r>
              <w:fldChar w:fldCharType="begin"/>
            </w:r>
            <w:r>
              <w:instrText xml:space="preserve"> FILENAME </w:instrText>
            </w:r>
            <w:r>
              <w:fldChar w:fldCharType="separate"/>
            </w:r>
            <w:r w:rsidR="00EF3B36">
              <w:rPr>
                <w:noProof/>
              </w:rPr>
              <w:t>Lync Requirements Specification.docx</w:t>
            </w:r>
            <w:r>
              <w:rPr>
                <w:noProof/>
              </w:rPr>
              <w:fldChar w:fldCharType="end"/>
            </w:r>
            <w:r w:rsidR="00EF3B36">
              <w:tab/>
            </w:r>
            <w:sdt>
              <w:sdtPr>
                <w:alias w:val="Keywords"/>
                <w:id w:val="36685081"/>
                <w:dataBinding w:prefixMappings="xmlns:ns0='http://purl.org/dc/elements/1.1/' xmlns:ns1='http://schemas.openxmlformats.org/package/2006/metadata/core-properties' " w:xpath="/ns1:coreProperties[1]/ns1:keywords[1]" w:storeItemID="{6C3C8BC8-F283-45AE-878A-BAB7291924A1}"/>
                <w:text/>
              </w:sdtPr>
              <w:sdtEndPr/>
              <w:sdtContent>
                <w:r w:rsidR="00EF3B36">
                  <w:rPr>
                    <w:lang w:val="en-GB"/>
                  </w:rPr>
                  <w:t>V2.1</w:t>
                </w:r>
              </w:sdtContent>
            </w:sdt>
            <w:r w:rsidR="00EF3B36">
              <w:tab/>
              <w:t xml:space="preserve">Page </w:t>
            </w:r>
            <w:r w:rsidR="00746539">
              <w:rPr>
                <w:b/>
                <w:sz w:val="24"/>
              </w:rPr>
              <w:fldChar w:fldCharType="begin"/>
            </w:r>
            <w:r w:rsidR="00EF3B36">
              <w:rPr>
                <w:b/>
              </w:rPr>
              <w:instrText xml:space="preserve"> PAGE </w:instrText>
            </w:r>
            <w:r w:rsidR="00746539">
              <w:rPr>
                <w:b/>
                <w:sz w:val="24"/>
              </w:rPr>
              <w:fldChar w:fldCharType="separate"/>
            </w:r>
            <w:r w:rsidR="00EF3B36">
              <w:rPr>
                <w:b/>
                <w:noProof/>
              </w:rPr>
              <w:t>5</w:t>
            </w:r>
            <w:r w:rsidR="00746539">
              <w:rPr>
                <w:b/>
                <w:sz w:val="24"/>
              </w:rPr>
              <w:fldChar w:fldCharType="end"/>
            </w:r>
            <w:r w:rsidR="00EF3B36">
              <w:t xml:space="preserve"> of </w:t>
            </w:r>
            <w:r w:rsidR="00746539">
              <w:rPr>
                <w:b/>
                <w:sz w:val="24"/>
              </w:rPr>
              <w:fldChar w:fldCharType="begin"/>
            </w:r>
            <w:r w:rsidR="00EF3B36">
              <w:rPr>
                <w:b/>
              </w:rPr>
              <w:instrText xml:space="preserve"> NUMPAGES  </w:instrText>
            </w:r>
            <w:r w:rsidR="00746539">
              <w:rPr>
                <w:b/>
                <w:sz w:val="24"/>
              </w:rPr>
              <w:fldChar w:fldCharType="separate"/>
            </w:r>
            <w:r w:rsidR="00EF3B36">
              <w:rPr>
                <w:b/>
                <w:noProof/>
              </w:rPr>
              <w:t>41</w:t>
            </w:r>
            <w:r w:rsidR="00746539">
              <w:rPr>
                <w:b/>
                <w:sz w:val="24"/>
              </w:rPr>
              <w:fldChar w:fldCharType="end"/>
            </w:r>
          </w:p>
        </w:sdtContent>
      </w:sdt>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61566"/>
      <w:docPartObj>
        <w:docPartGallery w:val="Page Numbers (Top of Page)"/>
        <w:docPartUnique/>
      </w:docPartObj>
    </w:sdtPr>
    <w:sdtEndPr/>
    <w:sdtContent>
      <w:p w:rsidR="00EF3B36" w:rsidRDefault="00283141" w:rsidP="00E95C3D">
        <w:pPr>
          <w:pStyle w:val="Footer"/>
          <w:tabs>
            <w:tab w:val="clear" w:pos="4320"/>
            <w:tab w:val="clear" w:pos="8640"/>
            <w:tab w:val="center" w:pos="4536"/>
            <w:tab w:val="right" w:pos="9639"/>
          </w:tabs>
          <w:jc w:val="left"/>
        </w:pPr>
        <w:r>
          <w:fldChar w:fldCharType="begin"/>
        </w:r>
        <w:r>
          <w:instrText xml:space="preserve"> FILENAME </w:instrText>
        </w:r>
        <w:r>
          <w:fldChar w:fldCharType="separate"/>
        </w:r>
        <w:r w:rsidR="00EF3B36">
          <w:rPr>
            <w:noProof/>
          </w:rPr>
          <w:t>Lync Requirements Specification.docx</w:t>
        </w:r>
        <w:r>
          <w:rPr>
            <w:noProof/>
          </w:rPr>
          <w:fldChar w:fldCharType="end"/>
        </w:r>
        <w:r w:rsidR="00EF3B36">
          <w:tab/>
        </w:r>
        <w:r w:rsidR="00EF3B36" w:rsidRPr="00423F35">
          <w:t xml:space="preserve"> </w:t>
        </w:r>
        <w:sdt>
          <w:sdtPr>
            <w:alias w:val="Keywords"/>
            <w:id w:val="179361567"/>
            <w:dataBinding w:prefixMappings="xmlns:ns0='http://purl.org/dc/elements/1.1/' xmlns:ns1='http://schemas.openxmlformats.org/package/2006/metadata/core-properties' " w:xpath="/ns1:coreProperties[1]/ns1:keywords[1]" w:storeItemID="{6C3C8BC8-F283-45AE-878A-BAB7291924A1}"/>
            <w:text/>
          </w:sdtPr>
          <w:sdtEndPr/>
          <w:sdtContent>
            <w:r w:rsidR="00EF3B36">
              <w:rPr>
                <w:lang w:val="en-GB"/>
              </w:rPr>
              <w:t>V2.1</w:t>
            </w:r>
          </w:sdtContent>
        </w:sdt>
        <w:r w:rsidR="00EF3B36">
          <w:tab/>
          <w:t xml:space="preserve">Page </w:t>
        </w:r>
        <w:r w:rsidR="00746539">
          <w:rPr>
            <w:b/>
            <w:sz w:val="24"/>
          </w:rPr>
          <w:fldChar w:fldCharType="begin"/>
        </w:r>
        <w:r w:rsidR="00EF3B36">
          <w:rPr>
            <w:b/>
          </w:rPr>
          <w:instrText xml:space="preserve"> PAGE </w:instrText>
        </w:r>
        <w:r w:rsidR="00746539">
          <w:rPr>
            <w:b/>
            <w:sz w:val="24"/>
          </w:rPr>
          <w:fldChar w:fldCharType="separate"/>
        </w:r>
        <w:r w:rsidR="00B74118">
          <w:rPr>
            <w:b/>
            <w:noProof/>
          </w:rPr>
          <w:t>6</w:t>
        </w:r>
        <w:r w:rsidR="00746539">
          <w:rPr>
            <w:b/>
            <w:sz w:val="24"/>
          </w:rPr>
          <w:fldChar w:fldCharType="end"/>
        </w:r>
        <w:r w:rsidR="00EF3B36">
          <w:t xml:space="preserve"> of </w:t>
        </w:r>
        <w:r w:rsidR="00746539">
          <w:rPr>
            <w:b/>
            <w:sz w:val="24"/>
          </w:rPr>
          <w:fldChar w:fldCharType="begin"/>
        </w:r>
        <w:r w:rsidR="00EF3B36">
          <w:rPr>
            <w:b/>
          </w:rPr>
          <w:instrText xml:space="preserve"> NUMPAGES  </w:instrText>
        </w:r>
        <w:r w:rsidR="00746539">
          <w:rPr>
            <w:b/>
            <w:sz w:val="24"/>
          </w:rPr>
          <w:fldChar w:fldCharType="separate"/>
        </w:r>
        <w:r w:rsidR="00B74118">
          <w:rPr>
            <w:b/>
            <w:noProof/>
          </w:rPr>
          <w:t>23</w:t>
        </w:r>
        <w:r w:rsidR="00746539">
          <w:rPr>
            <w:b/>
            <w:sz w:val="24"/>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009"/>
      <w:docPartObj>
        <w:docPartGallery w:val="Page Numbers (Bottom of Page)"/>
        <w:docPartUnique/>
      </w:docPartObj>
    </w:sdtPr>
    <w:sdtEndPr/>
    <w:sdtContent>
      <w:sdt>
        <w:sdtPr>
          <w:id w:val="36685010"/>
          <w:docPartObj>
            <w:docPartGallery w:val="Page Numbers (Top of Page)"/>
            <w:docPartUnique/>
          </w:docPartObj>
        </w:sdtPr>
        <w:sdtEndPr/>
        <w:sdtContent>
          <w:p w:rsidR="00EF3B36" w:rsidRDefault="00283141" w:rsidP="004A15EC">
            <w:pPr>
              <w:pStyle w:val="Footer"/>
              <w:tabs>
                <w:tab w:val="clear" w:pos="4320"/>
                <w:tab w:val="clear" w:pos="8640"/>
                <w:tab w:val="center" w:pos="7655"/>
                <w:tab w:val="right" w:pos="14175"/>
              </w:tabs>
              <w:ind w:right="519"/>
            </w:pPr>
            <w:r>
              <w:fldChar w:fldCharType="begin"/>
            </w:r>
            <w:r>
              <w:instrText xml:space="preserve"> FILENAME </w:instrText>
            </w:r>
            <w:r>
              <w:fldChar w:fldCharType="separate"/>
            </w:r>
            <w:r w:rsidR="00EF3B36">
              <w:rPr>
                <w:noProof/>
              </w:rPr>
              <w:t>Lync Requirements Specification.docx</w:t>
            </w:r>
            <w:r>
              <w:rPr>
                <w:noProof/>
              </w:rPr>
              <w:fldChar w:fldCharType="end"/>
            </w:r>
            <w:r w:rsidR="00EF3B36">
              <w:tab/>
            </w:r>
            <w:sdt>
              <w:sdtPr>
                <w:alias w:val="Keywords"/>
                <w:id w:val="36685136"/>
                <w:dataBinding w:prefixMappings="xmlns:ns0='http://purl.org/dc/elements/1.1/' xmlns:ns1='http://schemas.openxmlformats.org/package/2006/metadata/core-properties' " w:xpath="/ns1:coreProperties[1]/ns1:keywords[1]" w:storeItemID="{6C3C8BC8-F283-45AE-878A-BAB7291924A1}"/>
                <w:text/>
              </w:sdtPr>
              <w:sdtEndPr/>
              <w:sdtContent>
                <w:r w:rsidR="00EF3B36">
                  <w:rPr>
                    <w:lang w:val="en-GB"/>
                  </w:rPr>
                  <w:t>V2.1</w:t>
                </w:r>
              </w:sdtContent>
            </w:sdt>
            <w:r w:rsidR="00EF3B36">
              <w:tab/>
              <w:t xml:space="preserve">Page </w:t>
            </w:r>
            <w:r w:rsidR="00746539">
              <w:rPr>
                <w:b/>
                <w:sz w:val="24"/>
              </w:rPr>
              <w:fldChar w:fldCharType="begin"/>
            </w:r>
            <w:r w:rsidR="00EF3B36">
              <w:rPr>
                <w:b/>
              </w:rPr>
              <w:instrText xml:space="preserve"> PAGE </w:instrText>
            </w:r>
            <w:r w:rsidR="00746539">
              <w:rPr>
                <w:b/>
                <w:sz w:val="24"/>
              </w:rPr>
              <w:fldChar w:fldCharType="separate"/>
            </w:r>
            <w:r w:rsidR="00EF3B36">
              <w:rPr>
                <w:b/>
                <w:noProof/>
              </w:rPr>
              <w:t>6</w:t>
            </w:r>
            <w:r w:rsidR="00746539">
              <w:rPr>
                <w:b/>
                <w:sz w:val="24"/>
              </w:rPr>
              <w:fldChar w:fldCharType="end"/>
            </w:r>
            <w:r w:rsidR="00EF3B36">
              <w:t xml:space="preserve"> of </w:t>
            </w:r>
            <w:r w:rsidR="00746539">
              <w:rPr>
                <w:b/>
                <w:sz w:val="24"/>
              </w:rPr>
              <w:fldChar w:fldCharType="begin"/>
            </w:r>
            <w:r w:rsidR="00EF3B36">
              <w:rPr>
                <w:b/>
              </w:rPr>
              <w:instrText xml:space="preserve"> NUMPAGES  </w:instrText>
            </w:r>
            <w:r w:rsidR="00746539">
              <w:rPr>
                <w:b/>
                <w:sz w:val="24"/>
              </w:rPr>
              <w:fldChar w:fldCharType="separate"/>
            </w:r>
            <w:r w:rsidR="00EF3B36">
              <w:rPr>
                <w:b/>
                <w:noProof/>
              </w:rPr>
              <w:t>41</w:t>
            </w:r>
            <w:r w:rsidR="00746539">
              <w:rPr>
                <w:b/>
                <w:sz w:val="24"/>
              </w:rPr>
              <w:fldChar w:fldCharType="end"/>
            </w:r>
          </w:p>
        </w:sdtContent>
      </w:sdt>
    </w:sdtContent>
  </w:sdt>
  <w:p w:rsidR="00EF3B36" w:rsidRPr="00AC00C6" w:rsidRDefault="00EF3B36" w:rsidP="00543590">
    <w:pPr>
      <w:pStyle w:val="EYFootertext"/>
      <w:tabs>
        <w:tab w:val="clear" w:pos="9810"/>
        <w:tab w:val="right" w:pos="14601"/>
      </w:tabs>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361603"/>
      <w:docPartObj>
        <w:docPartGallery w:val="Page Numbers (Top of Page)"/>
        <w:docPartUnique/>
      </w:docPartObj>
    </w:sdtPr>
    <w:sdtEndPr/>
    <w:sdtContent>
      <w:p w:rsidR="00EF3B36" w:rsidRDefault="00283141" w:rsidP="002959CA">
        <w:pPr>
          <w:pStyle w:val="Footer"/>
          <w:tabs>
            <w:tab w:val="clear" w:pos="4320"/>
            <w:tab w:val="clear" w:pos="8640"/>
            <w:tab w:val="center" w:pos="7655"/>
            <w:tab w:val="right" w:pos="14175"/>
          </w:tabs>
          <w:jc w:val="left"/>
        </w:pPr>
        <w:r>
          <w:fldChar w:fldCharType="begin"/>
        </w:r>
        <w:r>
          <w:instrText xml:space="preserve"> FILENAME </w:instrText>
        </w:r>
        <w:r>
          <w:fldChar w:fldCharType="separate"/>
        </w:r>
        <w:r w:rsidR="00EF3B36">
          <w:rPr>
            <w:noProof/>
          </w:rPr>
          <w:t>Lync Requirements Specification.docx</w:t>
        </w:r>
        <w:r>
          <w:rPr>
            <w:noProof/>
          </w:rPr>
          <w:fldChar w:fldCharType="end"/>
        </w:r>
        <w:r w:rsidR="00EF3B36">
          <w:tab/>
        </w:r>
        <w:r w:rsidR="00EF3B36" w:rsidRPr="00423F35">
          <w:t xml:space="preserve"> </w:t>
        </w:r>
        <w:sdt>
          <w:sdtPr>
            <w:alias w:val="Keywords"/>
            <w:id w:val="179361604"/>
            <w:dataBinding w:prefixMappings="xmlns:ns0='http://purl.org/dc/elements/1.1/' xmlns:ns1='http://schemas.openxmlformats.org/package/2006/metadata/core-properties' " w:xpath="/ns1:coreProperties[1]/ns1:keywords[1]" w:storeItemID="{6C3C8BC8-F283-45AE-878A-BAB7291924A1}"/>
            <w:text/>
          </w:sdtPr>
          <w:sdtEndPr/>
          <w:sdtContent>
            <w:r w:rsidR="00EF3B36">
              <w:rPr>
                <w:lang w:val="en-GB"/>
              </w:rPr>
              <w:t>V2.1</w:t>
            </w:r>
          </w:sdtContent>
        </w:sdt>
        <w:r w:rsidR="00EF3B36">
          <w:tab/>
          <w:t xml:space="preserve">Page </w:t>
        </w:r>
        <w:r w:rsidR="00746539">
          <w:rPr>
            <w:b/>
            <w:sz w:val="24"/>
          </w:rPr>
          <w:fldChar w:fldCharType="begin"/>
        </w:r>
        <w:r w:rsidR="00EF3B36">
          <w:rPr>
            <w:b/>
          </w:rPr>
          <w:instrText xml:space="preserve"> PAGE </w:instrText>
        </w:r>
        <w:r w:rsidR="00746539">
          <w:rPr>
            <w:b/>
            <w:sz w:val="24"/>
          </w:rPr>
          <w:fldChar w:fldCharType="separate"/>
        </w:r>
        <w:r w:rsidR="00B74118">
          <w:rPr>
            <w:b/>
            <w:noProof/>
          </w:rPr>
          <w:t>40</w:t>
        </w:r>
        <w:r w:rsidR="00746539">
          <w:rPr>
            <w:b/>
            <w:sz w:val="24"/>
          </w:rPr>
          <w:fldChar w:fldCharType="end"/>
        </w:r>
        <w:r w:rsidR="00EF3B36">
          <w:t xml:space="preserve"> of </w:t>
        </w:r>
        <w:r w:rsidR="00746539">
          <w:rPr>
            <w:b/>
            <w:sz w:val="24"/>
          </w:rPr>
          <w:fldChar w:fldCharType="begin"/>
        </w:r>
        <w:r w:rsidR="00EF3B36">
          <w:rPr>
            <w:b/>
          </w:rPr>
          <w:instrText xml:space="preserve"> NUMPAGES  </w:instrText>
        </w:r>
        <w:r w:rsidR="00746539">
          <w:rPr>
            <w:b/>
            <w:sz w:val="24"/>
          </w:rPr>
          <w:fldChar w:fldCharType="separate"/>
        </w:r>
        <w:r w:rsidR="00B74118">
          <w:rPr>
            <w:b/>
            <w:noProof/>
          </w:rPr>
          <w:t>47</w:t>
        </w:r>
        <w:r w:rsidR="00746539">
          <w:rPr>
            <w:b/>
            <w:sz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83141" w:rsidRDefault="00283141">
      <w:r>
        <w:separator/>
      </w:r>
    </w:p>
    <w:p w:rsidR="00283141" w:rsidRDefault="00283141"/>
    <w:p w:rsidR="00283141" w:rsidRDefault="00283141"/>
  </w:footnote>
  <w:footnote w:type="continuationSeparator" w:id="0">
    <w:p w:rsidR="00283141" w:rsidRDefault="00283141">
      <w:r>
        <w:continuationSeparator/>
      </w:r>
    </w:p>
    <w:p w:rsidR="00283141" w:rsidRDefault="00283141"/>
    <w:p w:rsidR="00283141" w:rsidRDefault="0028314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B36" w:rsidRDefault="00EF3B36" w:rsidP="00ED1F10">
    <w:pPr>
      <w:pStyle w:val="Header"/>
    </w:pPr>
  </w:p>
  <w:p w:rsidR="00EF3B36" w:rsidRPr="00ED1F10" w:rsidRDefault="00EF3B36" w:rsidP="00ED1F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B36" w:rsidRDefault="00EF3B36">
    <w:pPr>
      <w:pStyle w:val="Header"/>
    </w:pPr>
  </w:p>
  <w:p w:rsidR="00EF3B36" w:rsidRDefault="00EF3B36">
    <w:pPr>
      <w:pStyle w:val="Header"/>
    </w:pPr>
  </w:p>
  <w:p w:rsidR="00EF3B36" w:rsidRDefault="00EF3B36">
    <w:pPr>
      <w:pStyle w:val="Header"/>
    </w:pPr>
  </w:p>
  <w:p w:rsidR="00EF3B36" w:rsidRDefault="00EF3B36">
    <w:pPr>
      <w:pStyle w:val="Header"/>
    </w:pPr>
  </w:p>
  <w:p w:rsidR="00EF3B36" w:rsidRDefault="00EF3B36">
    <w:pPr>
      <w:pStyle w:val="Header"/>
    </w:pPr>
    <w:r w:rsidRPr="00ED1F10">
      <w:rPr>
        <w:noProof/>
        <w:lang w:val="en-GB" w:eastAsia="en-GB"/>
      </w:rPr>
      <w:drawing>
        <wp:anchor distT="0" distB="0" distL="114300" distR="114300" simplePos="0" relativeHeight="251657216" behindDoc="1" locked="0" layoutInCell="1" allowOverlap="1">
          <wp:simplePos x="0" y="0"/>
          <wp:positionH relativeFrom="page">
            <wp:posOffset>0</wp:posOffset>
          </wp:positionH>
          <wp:positionV relativeFrom="page">
            <wp:posOffset>0</wp:posOffset>
          </wp:positionV>
          <wp:extent cx="4352925" cy="1314450"/>
          <wp:effectExtent l="19050" t="0" r="9525" b="0"/>
          <wp:wrapNone/>
          <wp:docPr id="5" name="Picture 747" descr="A4_Letterhead_Beam_gr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descr="A4_Letterhead_Beam_greylogo"/>
                  <pic:cNvPicPr>
                    <a:picLocks noChangeAspect="1" noChangeArrowheads="1"/>
                  </pic:cNvPicPr>
                </pic:nvPicPr>
                <pic:blipFill>
                  <a:blip r:embed="rId1"/>
                  <a:srcRect/>
                  <a:stretch>
                    <a:fillRect/>
                  </a:stretch>
                </pic:blipFill>
                <pic:spPr bwMode="auto">
                  <a:xfrm>
                    <a:off x="0" y="0"/>
                    <a:ext cx="4352925" cy="1314450"/>
                  </a:xfrm>
                  <a:prstGeom prst="rect">
                    <a:avLst/>
                  </a:prstGeom>
                  <a:noFill/>
                  <a:ln w="9525">
                    <a:noFill/>
                    <a:miter lim="800000"/>
                    <a:headEnd/>
                    <a:tailEnd/>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6685155"/>
      <w:docPartObj>
        <w:docPartGallery w:val="Watermarks"/>
        <w:docPartUnique/>
      </w:docPartObj>
    </w:sdtPr>
    <w:sdtEndPr/>
    <w:sdtContent>
      <w:p w:rsidR="00EF3B36" w:rsidRDefault="00283141">
        <w:pPr>
          <w:pStyle w:val="Header"/>
        </w:pPr>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B36" w:rsidRDefault="00EF3B3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F3B36" w:rsidRDefault="00EF3B36" w:rsidP="00ED1F10">
    <w:pPr>
      <w:pStyle w:val="Header"/>
    </w:pPr>
  </w:p>
  <w:p w:rsidR="00EF3B36" w:rsidRPr="00ED1F10" w:rsidRDefault="00EF3B36" w:rsidP="00ED1F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AC4AA2"/>
    <w:multiLevelType w:val="hybridMultilevel"/>
    <w:tmpl w:val="CCCC21DA"/>
    <w:lvl w:ilvl="0" w:tplc="01B4CCCC">
      <w:start w:val="1"/>
      <w:numFmt w:val="bullet"/>
      <w:lvlText w:val="►"/>
      <w:lvlJc w:val="left"/>
      <w:pPr>
        <w:tabs>
          <w:tab w:val="num" w:pos="720"/>
        </w:tabs>
        <w:ind w:left="720" w:hanging="360"/>
      </w:pPr>
      <w:rPr>
        <w:rFonts w:ascii="Arial" w:hAnsi="Arial" w:hint="default"/>
      </w:rPr>
    </w:lvl>
    <w:lvl w:ilvl="1" w:tplc="40B00ED0">
      <w:start w:val="1"/>
      <w:numFmt w:val="bullet"/>
      <w:lvlText w:val="►"/>
      <w:lvlJc w:val="left"/>
      <w:pPr>
        <w:tabs>
          <w:tab w:val="num" w:pos="1440"/>
        </w:tabs>
        <w:ind w:left="1440" w:hanging="360"/>
      </w:pPr>
      <w:rPr>
        <w:rFonts w:ascii="Arial" w:hAnsi="Arial" w:hint="default"/>
      </w:rPr>
    </w:lvl>
    <w:lvl w:ilvl="2" w:tplc="B308BA5E" w:tentative="1">
      <w:start w:val="1"/>
      <w:numFmt w:val="bullet"/>
      <w:lvlText w:val="►"/>
      <w:lvlJc w:val="left"/>
      <w:pPr>
        <w:tabs>
          <w:tab w:val="num" w:pos="2160"/>
        </w:tabs>
        <w:ind w:left="2160" w:hanging="360"/>
      </w:pPr>
      <w:rPr>
        <w:rFonts w:ascii="Arial" w:hAnsi="Arial" w:hint="default"/>
      </w:rPr>
    </w:lvl>
    <w:lvl w:ilvl="3" w:tplc="3C5AB638" w:tentative="1">
      <w:start w:val="1"/>
      <w:numFmt w:val="bullet"/>
      <w:lvlText w:val="►"/>
      <w:lvlJc w:val="left"/>
      <w:pPr>
        <w:tabs>
          <w:tab w:val="num" w:pos="2880"/>
        </w:tabs>
        <w:ind w:left="2880" w:hanging="360"/>
      </w:pPr>
      <w:rPr>
        <w:rFonts w:ascii="Arial" w:hAnsi="Arial" w:hint="default"/>
      </w:rPr>
    </w:lvl>
    <w:lvl w:ilvl="4" w:tplc="354C083E" w:tentative="1">
      <w:start w:val="1"/>
      <w:numFmt w:val="bullet"/>
      <w:lvlText w:val="►"/>
      <w:lvlJc w:val="left"/>
      <w:pPr>
        <w:tabs>
          <w:tab w:val="num" w:pos="3600"/>
        </w:tabs>
        <w:ind w:left="3600" w:hanging="360"/>
      </w:pPr>
      <w:rPr>
        <w:rFonts w:ascii="Arial" w:hAnsi="Arial" w:hint="default"/>
      </w:rPr>
    </w:lvl>
    <w:lvl w:ilvl="5" w:tplc="6EF2C5EC" w:tentative="1">
      <w:start w:val="1"/>
      <w:numFmt w:val="bullet"/>
      <w:lvlText w:val="►"/>
      <w:lvlJc w:val="left"/>
      <w:pPr>
        <w:tabs>
          <w:tab w:val="num" w:pos="4320"/>
        </w:tabs>
        <w:ind w:left="4320" w:hanging="360"/>
      </w:pPr>
      <w:rPr>
        <w:rFonts w:ascii="Arial" w:hAnsi="Arial" w:hint="default"/>
      </w:rPr>
    </w:lvl>
    <w:lvl w:ilvl="6" w:tplc="A92C86CE" w:tentative="1">
      <w:start w:val="1"/>
      <w:numFmt w:val="bullet"/>
      <w:lvlText w:val="►"/>
      <w:lvlJc w:val="left"/>
      <w:pPr>
        <w:tabs>
          <w:tab w:val="num" w:pos="5040"/>
        </w:tabs>
        <w:ind w:left="5040" w:hanging="360"/>
      </w:pPr>
      <w:rPr>
        <w:rFonts w:ascii="Arial" w:hAnsi="Arial" w:hint="default"/>
      </w:rPr>
    </w:lvl>
    <w:lvl w:ilvl="7" w:tplc="2084EA24" w:tentative="1">
      <w:start w:val="1"/>
      <w:numFmt w:val="bullet"/>
      <w:lvlText w:val="►"/>
      <w:lvlJc w:val="left"/>
      <w:pPr>
        <w:tabs>
          <w:tab w:val="num" w:pos="5760"/>
        </w:tabs>
        <w:ind w:left="5760" w:hanging="360"/>
      </w:pPr>
      <w:rPr>
        <w:rFonts w:ascii="Arial" w:hAnsi="Arial" w:hint="default"/>
      </w:rPr>
    </w:lvl>
    <w:lvl w:ilvl="8" w:tplc="27987764" w:tentative="1">
      <w:start w:val="1"/>
      <w:numFmt w:val="bullet"/>
      <w:lvlText w:val="►"/>
      <w:lvlJc w:val="left"/>
      <w:pPr>
        <w:tabs>
          <w:tab w:val="num" w:pos="6480"/>
        </w:tabs>
        <w:ind w:left="6480" w:hanging="360"/>
      </w:pPr>
      <w:rPr>
        <w:rFonts w:ascii="Arial" w:hAnsi="Arial" w:hint="default"/>
      </w:rPr>
    </w:lvl>
  </w:abstractNum>
  <w:abstractNum w:abstractNumId="1">
    <w:nsid w:val="25EC0D3B"/>
    <w:multiLevelType w:val="hybridMultilevel"/>
    <w:tmpl w:val="16644124"/>
    <w:lvl w:ilvl="0" w:tplc="3400532C">
      <w:start w:val="4"/>
      <w:numFmt w:val="bullet"/>
      <w:lvlText w:val="-"/>
      <w:lvlJc w:val="left"/>
      <w:pPr>
        <w:ind w:left="390" w:hanging="360"/>
      </w:pPr>
      <w:rPr>
        <w:rFonts w:ascii="EYInterstate Light" w:eastAsia="Times New Roman" w:hAnsi="EYInterstate Light" w:cs="Times New Roman" w:hint="default"/>
      </w:rPr>
    </w:lvl>
    <w:lvl w:ilvl="1" w:tplc="08090003" w:tentative="1">
      <w:start w:val="1"/>
      <w:numFmt w:val="bullet"/>
      <w:lvlText w:val="o"/>
      <w:lvlJc w:val="left"/>
      <w:pPr>
        <w:ind w:left="1110" w:hanging="360"/>
      </w:pPr>
      <w:rPr>
        <w:rFonts w:ascii="Courier New" w:hAnsi="Courier New" w:cs="Courier New" w:hint="default"/>
      </w:rPr>
    </w:lvl>
    <w:lvl w:ilvl="2" w:tplc="08090005" w:tentative="1">
      <w:start w:val="1"/>
      <w:numFmt w:val="bullet"/>
      <w:lvlText w:val=""/>
      <w:lvlJc w:val="left"/>
      <w:pPr>
        <w:ind w:left="1830" w:hanging="360"/>
      </w:pPr>
      <w:rPr>
        <w:rFonts w:ascii="Wingdings" w:hAnsi="Wingdings" w:hint="default"/>
      </w:rPr>
    </w:lvl>
    <w:lvl w:ilvl="3" w:tplc="08090001" w:tentative="1">
      <w:start w:val="1"/>
      <w:numFmt w:val="bullet"/>
      <w:lvlText w:val=""/>
      <w:lvlJc w:val="left"/>
      <w:pPr>
        <w:ind w:left="2550" w:hanging="360"/>
      </w:pPr>
      <w:rPr>
        <w:rFonts w:ascii="Symbol" w:hAnsi="Symbol" w:hint="default"/>
      </w:rPr>
    </w:lvl>
    <w:lvl w:ilvl="4" w:tplc="08090003" w:tentative="1">
      <w:start w:val="1"/>
      <w:numFmt w:val="bullet"/>
      <w:lvlText w:val="o"/>
      <w:lvlJc w:val="left"/>
      <w:pPr>
        <w:ind w:left="3270" w:hanging="360"/>
      </w:pPr>
      <w:rPr>
        <w:rFonts w:ascii="Courier New" w:hAnsi="Courier New" w:cs="Courier New" w:hint="default"/>
      </w:rPr>
    </w:lvl>
    <w:lvl w:ilvl="5" w:tplc="08090005" w:tentative="1">
      <w:start w:val="1"/>
      <w:numFmt w:val="bullet"/>
      <w:lvlText w:val=""/>
      <w:lvlJc w:val="left"/>
      <w:pPr>
        <w:ind w:left="3990" w:hanging="360"/>
      </w:pPr>
      <w:rPr>
        <w:rFonts w:ascii="Wingdings" w:hAnsi="Wingdings" w:hint="default"/>
      </w:rPr>
    </w:lvl>
    <w:lvl w:ilvl="6" w:tplc="08090001" w:tentative="1">
      <w:start w:val="1"/>
      <w:numFmt w:val="bullet"/>
      <w:lvlText w:val=""/>
      <w:lvlJc w:val="left"/>
      <w:pPr>
        <w:ind w:left="4710" w:hanging="360"/>
      </w:pPr>
      <w:rPr>
        <w:rFonts w:ascii="Symbol" w:hAnsi="Symbol" w:hint="default"/>
      </w:rPr>
    </w:lvl>
    <w:lvl w:ilvl="7" w:tplc="08090003" w:tentative="1">
      <w:start w:val="1"/>
      <w:numFmt w:val="bullet"/>
      <w:lvlText w:val="o"/>
      <w:lvlJc w:val="left"/>
      <w:pPr>
        <w:ind w:left="5430" w:hanging="360"/>
      </w:pPr>
      <w:rPr>
        <w:rFonts w:ascii="Courier New" w:hAnsi="Courier New" w:cs="Courier New" w:hint="default"/>
      </w:rPr>
    </w:lvl>
    <w:lvl w:ilvl="8" w:tplc="08090005" w:tentative="1">
      <w:start w:val="1"/>
      <w:numFmt w:val="bullet"/>
      <w:lvlText w:val=""/>
      <w:lvlJc w:val="left"/>
      <w:pPr>
        <w:ind w:left="6150" w:hanging="360"/>
      </w:pPr>
      <w:rPr>
        <w:rFonts w:ascii="Wingdings" w:hAnsi="Wingdings" w:hint="default"/>
      </w:rPr>
    </w:lvl>
  </w:abstractNum>
  <w:abstractNum w:abstractNumId="2">
    <w:nsid w:val="321F7F9F"/>
    <w:multiLevelType w:val="hybridMultilevel"/>
    <w:tmpl w:val="2E584B3E"/>
    <w:lvl w:ilvl="0" w:tplc="21D8ABEE">
      <w:start w:val="1"/>
      <w:numFmt w:val="bullet"/>
      <w:pStyle w:val="EYBodyTextBullet1"/>
      <w:lvlText w:val="►"/>
      <w:lvlJc w:val="left"/>
      <w:pPr>
        <w:ind w:left="360" w:hanging="360"/>
      </w:pPr>
      <w:rPr>
        <w:rFonts w:ascii="Arial" w:hAnsi="Arial" w:hint="default"/>
        <w:sz w:val="14"/>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3CA017FA"/>
    <w:multiLevelType w:val="multilevel"/>
    <w:tmpl w:val="50FA00C4"/>
    <w:lvl w:ilvl="0">
      <w:start w:val="1"/>
      <w:numFmt w:val="decimal"/>
      <w:pStyle w:val="EYNumber"/>
      <w:lvlText w:val="%1."/>
      <w:lvlJc w:val="left"/>
      <w:pPr>
        <w:tabs>
          <w:tab w:val="num" w:pos="425"/>
        </w:tabs>
        <w:ind w:left="425" w:hanging="425"/>
      </w:pPr>
      <w:rPr>
        <w:rFonts w:cs="Times New Roman" w:hint="default"/>
        <w:b w:val="0"/>
        <w:bCs/>
        <w:color w:val="auto"/>
      </w:rPr>
    </w:lvl>
    <w:lvl w:ilvl="1">
      <w:start w:val="1"/>
      <w:numFmt w:val="lowerLetter"/>
      <w:pStyle w:val="EYLetter"/>
      <w:lvlText w:val="%2."/>
      <w:lvlJc w:val="left"/>
      <w:pPr>
        <w:tabs>
          <w:tab w:val="num" w:pos="851"/>
        </w:tabs>
        <w:ind w:left="851" w:hanging="426"/>
      </w:pPr>
      <w:rPr>
        <w:rFonts w:cs="Times New Roman" w:hint="default"/>
        <w:b w:val="0"/>
        <w:i w:val="0"/>
        <w:color w:val="auto"/>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abstractNum w:abstractNumId="4">
    <w:nsid w:val="3CAD7C82"/>
    <w:multiLevelType w:val="multilevel"/>
    <w:tmpl w:val="1302A36C"/>
    <w:lvl w:ilvl="0">
      <w:start w:val="1"/>
      <w:numFmt w:val="bullet"/>
      <w:pStyle w:val="EYBulletedtext1"/>
      <w:lvlText w:val=""/>
      <w:lvlJc w:val="left"/>
      <w:pPr>
        <w:tabs>
          <w:tab w:val="num" w:pos="1136"/>
        </w:tabs>
        <w:ind w:left="1136" w:hanging="425"/>
      </w:pPr>
      <w:rPr>
        <w:rFonts w:ascii="Wingdings 3" w:hAnsi="Wingdings 3" w:hint="default"/>
        <w:color w:val="auto"/>
        <w:sz w:val="24"/>
      </w:rPr>
    </w:lvl>
    <w:lvl w:ilvl="1">
      <w:start w:val="1"/>
      <w:numFmt w:val="bullet"/>
      <w:pStyle w:val="EYBulletedtext2"/>
      <w:lvlText w:val=""/>
      <w:lvlJc w:val="left"/>
      <w:pPr>
        <w:tabs>
          <w:tab w:val="num" w:pos="851"/>
        </w:tabs>
        <w:ind w:left="851" w:hanging="426"/>
      </w:pPr>
      <w:rPr>
        <w:rFonts w:ascii="Wingdings 3" w:hAnsi="Wingdings 3" w:hint="default"/>
        <w:color w:val="auto"/>
        <w:sz w:val="24"/>
      </w:rPr>
    </w:lvl>
    <w:lvl w:ilvl="2">
      <w:start w:val="1"/>
      <w:numFmt w:val="none"/>
      <w:suff w:val="nothing"/>
      <w:lvlText w:val=""/>
      <w:lvlJc w:val="left"/>
      <w:pPr>
        <w:ind w:left="1440"/>
      </w:pPr>
      <w:rPr>
        <w:rFonts w:cs="Times New Roman" w:hint="default"/>
      </w:rPr>
    </w:lvl>
    <w:lvl w:ilvl="3">
      <w:start w:val="1"/>
      <w:numFmt w:val="none"/>
      <w:suff w:val="nothing"/>
      <w:lvlText w:val=""/>
      <w:lvlJc w:val="left"/>
      <w:pPr>
        <w:ind w:left="1440"/>
      </w:pPr>
      <w:rPr>
        <w:rFonts w:cs="Times New Roman" w:hint="default"/>
      </w:rPr>
    </w:lvl>
    <w:lvl w:ilvl="4">
      <w:start w:val="1"/>
      <w:numFmt w:val="none"/>
      <w:suff w:val="nothing"/>
      <w:lvlText w:val=""/>
      <w:lvlJc w:val="left"/>
      <w:pPr>
        <w:ind w:left="1440"/>
      </w:pPr>
      <w:rPr>
        <w:rFonts w:cs="Times New Roman" w:hint="default"/>
      </w:rPr>
    </w:lvl>
    <w:lvl w:ilvl="5">
      <w:start w:val="1"/>
      <w:numFmt w:val="none"/>
      <w:suff w:val="nothing"/>
      <w:lvlText w:val=""/>
      <w:lvlJc w:val="left"/>
      <w:pPr>
        <w:ind w:left="1440"/>
      </w:pPr>
      <w:rPr>
        <w:rFonts w:cs="Times New Roman" w:hint="default"/>
      </w:rPr>
    </w:lvl>
    <w:lvl w:ilvl="6">
      <w:start w:val="1"/>
      <w:numFmt w:val="none"/>
      <w:suff w:val="nothing"/>
      <w:lvlText w:val=""/>
      <w:lvlJc w:val="left"/>
      <w:pPr>
        <w:ind w:left="1440"/>
      </w:pPr>
      <w:rPr>
        <w:rFonts w:cs="Times New Roman" w:hint="default"/>
      </w:rPr>
    </w:lvl>
    <w:lvl w:ilvl="7">
      <w:start w:val="1"/>
      <w:numFmt w:val="none"/>
      <w:suff w:val="nothing"/>
      <w:lvlText w:val=""/>
      <w:lvlJc w:val="left"/>
      <w:pPr>
        <w:ind w:left="1440"/>
      </w:pPr>
      <w:rPr>
        <w:rFonts w:cs="Times New Roman" w:hint="default"/>
      </w:rPr>
    </w:lvl>
    <w:lvl w:ilvl="8">
      <w:start w:val="1"/>
      <w:numFmt w:val="none"/>
      <w:suff w:val="nothing"/>
      <w:lvlText w:val=""/>
      <w:lvlJc w:val="left"/>
      <w:pPr>
        <w:ind w:left="1440"/>
      </w:pPr>
      <w:rPr>
        <w:rFonts w:cs="Times New Roman" w:hint="default"/>
      </w:rPr>
    </w:lvl>
  </w:abstractNum>
  <w:abstractNum w:abstractNumId="5">
    <w:nsid w:val="535523A9"/>
    <w:multiLevelType w:val="multilevel"/>
    <w:tmpl w:val="0809001F"/>
    <w:styleLink w:val="Numberedheading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541319FB"/>
    <w:multiLevelType w:val="multilevel"/>
    <w:tmpl w:val="BE58E1DE"/>
    <w:lvl w:ilvl="0">
      <w:start w:val="1"/>
      <w:numFmt w:val="decimal"/>
      <w:lvlText w:val="%1."/>
      <w:lvlJc w:val="left"/>
      <w:pPr>
        <w:tabs>
          <w:tab w:val="num" w:pos="720"/>
        </w:tabs>
        <w:ind w:left="720" w:hanging="720"/>
      </w:pPr>
    </w:lvl>
    <w:lvl w:ilvl="1">
      <w:start w:val="1"/>
      <w:numFmt w:val="decimal"/>
      <w:pStyle w:val="Heading11"/>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5D04210F"/>
    <w:multiLevelType w:val="multilevel"/>
    <w:tmpl w:val="398C3684"/>
    <w:lvl w:ilvl="0">
      <w:start w:val="1"/>
      <w:numFmt w:val="decimal"/>
      <w:pStyle w:val="Subhead1"/>
      <w:suff w:val="space"/>
      <w:lvlText w:val="%1.0"/>
      <w:lvlJc w:val="left"/>
      <w:pPr>
        <w:ind w:left="360" w:hanging="360"/>
      </w:pPr>
      <w:rPr>
        <w:rFonts w:cs="Times New Roman" w:hint="default"/>
      </w:rPr>
    </w:lvl>
    <w:lvl w:ilvl="1">
      <w:start w:val="1"/>
      <w:numFmt w:val="decimal"/>
      <w:pStyle w:val="Subhead2"/>
      <w:suff w:val="space"/>
      <w:lvlText w:val="%1.%2"/>
      <w:lvlJc w:val="left"/>
      <w:pPr>
        <w:ind w:left="540" w:hanging="360"/>
      </w:pPr>
      <w:rPr>
        <w:rFonts w:cs="Times New Roman" w:hint="default"/>
      </w:rPr>
    </w:lvl>
    <w:lvl w:ilvl="2">
      <w:start w:val="1"/>
      <w:numFmt w:val="decimal"/>
      <w:suff w:val="space"/>
      <w:lvlText w:val="%1.%2.%3"/>
      <w:lvlJc w:val="left"/>
      <w:pPr>
        <w:ind w:left="360" w:hanging="360"/>
      </w:pPr>
      <w:rPr>
        <w:rFonts w:cs="Times New Roman" w:hint="default"/>
      </w:rPr>
    </w:lvl>
    <w:lvl w:ilvl="3">
      <w:start w:val="1"/>
      <w:numFmt w:val="decimal"/>
      <w:suff w:val="space"/>
      <w:lvlText w:val="%1.%2.%3.%4"/>
      <w:lvlJc w:val="left"/>
      <w:pPr>
        <w:ind w:left="360" w:hanging="360"/>
      </w:pPr>
      <w:rPr>
        <w:rFonts w:cs="Times New Roman" w:hint="default"/>
      </w:rPr>
    </w:lvl>
    <w:lvl w:ilvl="4">
      <w:start w:val="1"/>
      <w:numFmt w:val="decimal"/>
      <w:lvlText w:val="%1.%2.%3.%4.%5."/>
      <w:lvlJc w:val="left"/>
      <w:pPr>
        <w:ind w:left="360" w:hanging="360"/>
      </w:pPr>
      <w:rPr>
        <w:rFonts w:cs="Times New Roman" w:hint="default"/>
      </w:rPr>
    </w:lvl>
    <w:lvl w:ilvl="5">
      <w:start w:val="1"/>
      <w:numFmt w:val="decimal"/>
      <w:lvlText w:val="%1.%2.%3.%4.%5.%6."/>
      <w:lvlJc w:val="left"/>
      <w:pPr>
        <w:ind w:left="360" w:hanging="360"/>
      </w:pPr>
      <w:rPr>
        <w:rFonts w:cs="Times New Roman" w:hint="default"/>
      </w:rPr>
    </w:lvl>
    <w:lvl w:ilvl="6">
      <w:start w:val="1"/>
      <w:numFmt w:val="decimal"/>
      <w:lvlText w:val="%1.%2.%3.%4.%5.%6.%7."/>
      <w:lvlJc w:val="left"/>
      <w:pPr>
        <w:ind w:left="360" w:hanging="360"/>
      </w:pPr>
      <w:rPr>
        <w:rFonts w:cs="Times New Roman" w:hint="default"/>
      </w:rPr>
    </w:lvl>
    <w:lvl w:ilvl="7">
      <w:start w:val="1"/>
      <w:numFmt w:val="decimal"/>
      <w:lvlText w:val="%1.%2.%3.%4.%5.%6.%7.%8."/>
      <w:lvlJc w:val="left"/>
      <w:pPr>
        <w:ind w:left="360" w:hanging="360"/>
      </w:pPr>
      <w:rPr>
        <w:rFonts w:cs="Times New Roman" w:hint="default"/>
      </w:rPr>
    </w:lvl>
    <w:lvl w:ilvl="8">
      <w:start w:val="1"/>
      <w:numFmt w:val="decimal"/>
      <w:lvlText w:val="%1.%2.%3.%4.%5.%6.%7.%8.%9."/>
      <w:lvlJc w:val="left"/>
      <w:pPr>
        <w:ind w:left="360" w:hanging="360"/>
      </w:pPr>
      <w:rPr>
        <w:rFonts w:cs="Times New Roman" w:hint="default"/>
      </w:rPr>
    </w:lvl>
  </w:abstractNum>
  <w:abstractNum w:abstractNumId="8">
    <w:nsid w:val="61D32934"/>
    <w:multiLevelType w:val="multilevel"/>
    <w:tmpl w:val="548E3AD4"/>
    <w:lvl w:ilvl="0">
      <w:start w:val="1"/>
      <w:numFmt w:val="bullet"/>
      <w:lvlRestart w:val="0"/>
      <w:pStyle w:val="EYLetterbullet1"/>
      <w:lvlText w:val="–"/>
      <w:lvlJc w:val="left"/>
      <w:pPr>
        <w:tabs>
          <w:tab w:val="num" w:pos="425"/>
        </w:tabs>
        <w:ind w:left="425" w:hanging="425"/>
      </w:pPr>
      <w:rPr>
        <w:rFonts w:ascii="Arial" w:hAnsi="Arial" w:hint="default"/>
        <w:b w:val="0"/>
        <w:i w:val="0"/>
        <w:color w:val="auto"/>
        <w:sz w:val="24"/>
      </w:rPr>
    </w:lvl>
    <w:lvl w:ilvl="1">
      <w:start w:val="1"/>
      <w:numFmt w:val="bullet"/>
      <w:pStyle w:val="EYLetterbullet2"/>
      <w:lvlText w:val="–"/>
      <w:lvlJc w:val="left"/>
      <w:pPr>
        <w:tabs>
          <w:tab w:val="num" w:pos="851"/>
        </w:tabs>
        <w:ind w:left="851" w:hanging="426"/>
      </w:pPr>
      <w:rPr>
        <w:rFonts w:ascii="Arial" w:hAnsi="Arial" w:hint="default"/>
        <w:b w:val="0"/>
        <w:i w:val="0"/>
        <w:color w:val="auto"/>
        <w:sz w:val="24"/>
      </w:rPr>
    </w:lvl>
    <w:lvl w:ilvl="2">
      <w:start w:val="1"/>
      <w:numFmt w:val="none"/>
      <w:pStyle w:val="Heading3"/>
      <w:lvlText w:val=""/>
      <w:lvlJc w:val="left"/>
      <w:pPr>
        <w:tabs>
          <w:tab w:val="num" w:pos="0"/>
        </w:tabs>
      </w:pPr>
      <w:rPr>
        <w:rFonts w:cs="Times New Roman" w:hint="default"/>
        <w:color w:val="4367C5"/>
      </w:rPr>
    </w:lvl>
    <w:lvl w:ilvl="3">
      <w:start w:val="1"/>
      <w:numFmt w:val="none"/>
      <w:pStyle w:val="Heading4"/>
      <w:lvlText w:val=""/>
      <w:lvlJc w:val="left"/>
      <w:pPr>
        <w:tabs>
          <w:tab w:val="num" w:pos="0"/>
        </w:tabs>
      </w:pPr>
      <w:rPr>
        <w:rFonts w:cs="Times New Roman" w:hint="default"/>
        <w:color w:val="4367C5"/>
      </w:rPr>
    </w:lvl>
    <w:lvl w:ilvl="4">
      <w:start w:val="1"/>
      <w:numFmt w:val="none"/>
      <w:lvlRestart w:val="0"/>
      <w:lvlText w:val=""/>
      <w:lvlJc w:val="left"/>
      <w:pPr>
        <w:tabs>
          <w:tab w:val="num" w:pos="0"/>
        </w:tabs>
      </w:pPr>
      <w:rPr>
        <w:rFonts w:cs="Times New Roman" w:hint="default"/>
        <w:color w:val="7F7E82"/>
      </w:rPr>
    </w:lvl>
    <w:lvl w:ilvl="5">
      <w:start w:val="1"/>
      <w:numFmt w:val="none"/>
      <w:lvlRestart w:val="0"/>
      <w:suff w:val="nothing"/>
      <w:lvlText w:val=""/>
      <w:lvlJc w:val="left"/>
      <w:rPr>
        <w:rFonts w:cs="Times New Roman" w:hint="default"/>
        <w:color w:val="4367C5"/>
      </w:rPr>
    </w:lvl>
    <w:lvl w:ilvl="6">
      <w:start w:val="1"/>
      <w:numFmt w:val="none"/>
      <w:lvlRestart w:val="0"/>
      <w:suff w:val="nothing"/>
      <w:lvlText w:val=""/>
      <w:lvlJc w:val="left"/>
      <w:rPr>
        <w:rFonts w:cs="Times New Roman" w:hint="default"/>
        <w:color w:val="4367C5"/>
      </w:rPr>
    </w:lvl>
    <w:lvl w:ilvl="7">
      <w:start w:val="1"/>
      <w:numFmt w:val="none"/>
      <w:lvlRestart w:val="0"/>
      <w:suff w:val="nothing"/>
      <w:lvlText w:val=""/>
      <w:lvlJc w:val="left"/>
      <w:rPr>
        <w:rFonts w:cs="Times New Roman" w:hint="default"/>
        <w:color w:val="4367C5"/>
      </w:rPr>
    </w:lvl>
    <w:lvl w:ilvl="8">
      <w:numFmt w:val="none"/>
      <w:lvlRestart w:val="0"/>
      <w:lvlText w:val=""/>
      <w:lvlJc w:val="left"/>
      <w:pPr>
        <w:tabs>
          <w:tab w:val="num" w:pos="0"/>
        </w:tabs>
      </w:pPr>
      <w:rPr>
        <w:rFonts w:cs="Times New Roman" w:hint="default"/>
        <w:color w:val="4367C5"/>
      </w:rPr>
    </w:lvl>
  </w:abstractNum>
  <w:abstractNum w:abstractNumId="9">
    <w:nsid w:val="6D151CF0"/>
    <w:multiLevelType w:val="hybridMultilevel"/>
    <w:tmpl w:val="B7FA7B54"/>
    <w:lvl w:ilvl="0" w:tplc="FC5CF2CE">
      <w:start w:val="1"/>
      <w:numFmt w:val="bullet"/>
      <w:lvlText w:val=""/>
      <w:lvlJc w:val="left"/>
      <w:pPr>
        <w:ind w:left="720" w:hanging="360"/>
      </w:pPr>
      <w:rPr>
        <w:rFonts w:ascii="Symbol" w:hAnsi="Symbol" w:hint="default"/>
      </w:rPr>
    </w:lvl>
    <w:lvl w:ilvl="1" w:tplc="81621A9C" w:tentative="1">
      <w:start w:val="1"/>
      <w:numFmt w:val="bullet"/>
      <w:lvlText w:val="o"/>
      <w:lvlJc w:val="left"/>
      <w:pPr>
        <w:ind w:left="1440" w:hanging="360"/>
      </w:pPr>
      <w:rPr>
        <w:rFonts w:ascii="Courier New" w:hAnsi="Courier New" w:cs="Courier New" w:hint="default"/>
      </w:rPr>
    </w:lvl>
    <w:lvl w:ilvl="2" w:tplc="3DD80BCC" w:tentative="1">
      <w:start w:val="1"/>
      <w:numFmt w:val="bullet"/>
      <w:lvlText w:val=""/>
      <w:lvlJc w:val="left"/>
      <w:pPr>
        <w:ind w:left="2160" w:hanging="360"/>
      </w:pPr>
      <w:rPr>
        <w:rFonts w:ascii="Wingdings" w:hAnsi="Wingdings" w:hint="default"/>
      </w:rPr>
    </w:lvl>
    <w:lvl w:ilvl="3" w:tplc="DD9ADD4E" w:tentative="1">
      <w:start w:val="1"/>
      <w:numFmt w:val="bullet"/>
      <w:lvlText w:val=""/>
      <w:lvlJc w:val="left"/>
      <w:pPr>
        <w:ind w:left="2880" w:hanging="360"/>
      </w:pPr>
      <w:rPr>
        <w:rFonts w:ascii="Symbol" w:hAnsi="Symbol" w:hint="default"/>
      </w:rPr>
    </w:lvl>
    <w:lvl w:ilvl="4" w:tplc="84F40F6E" w:tentative="1">
      <w:start w:val="1"/>
      <w:numFmt w:val="bullet"/>
      <w:lvlText w:val="o"/>
      <w:lvlJc w:val="left"/>
      <w:pPr>
        <w:ind w:left="3600" w:hanging="360"/>
      </w:pPr>
      <w:rPr>
        <w:rFonts w:ascii="Courier New" w:hAnsi="Courier New" w:cs="Courier New" w:hint="default"/>
      </w:rPr>
    </w:lvl>
    <w:lvl w:ilvl="5" w:tplc="489AC09C" w:tentative="1">
      <w:start w:val="1"/>
      <w:numFmt w:val="bullet"/>
      <w:lvlText w:val=""/>
      <w:lvlJc w:val="left"/>
      <w:pPr>
        <w:ind w:left="4320" w:hanging="360"/>
      </w:pPr>
      <w:rPr>
        <w:rFonts w:ascii="Wingdings" w:hAnsi="Wingdings" w:hint="default"/>
      </w:rPr>
    </w:lvl>
    <w:lvl w:ilvl="6" w:tplc="9D2E7D92" w:tentative="1">
      <w:start w:val="1"/>
      <w:numFmt w:val="bullet"/>
      <w:lvlText w:val=""/>
      <w:lvlJc w:val="left"/>
      <w:pPr>
        <w:ind w:left="5040" w:hanging="360"/>
      </w:pPr>
      <w:rPr>
        <w:rFonts w:ascii="Symbol" w:hAnsi="Symbol" w:hint="default"/>
      </w:rPr>
    </w:lvl>
    <w:lvl w:ilvl="7" w:tplc="E3C8EBA6" w:tentative="1">
      <w:start w:val="1"/>
      <w:numFmt w:val="bullet"/>
      <w:lvlText w:val="o"/>
      <w:lvlJc w:val="left"/>
      <w:pPr>
        <w:ind w:left="5760" w:hanging="360"/>
      </w:pPr>
      <w:rPr>
        <w:rFonts w:ascii="Courier New" w:hAnsi="Courier New" w:cs="Courier New" w:hint="default"/>
      </w:rPr>
    </w:lvl>
    <w:lvl w:ilvl="8" w:tplc="0120A8D4" w:tentative="1">
      <w:start w:val="1"/>
      <w:numFmt w:val="bullet"/>
      <w:lvlText w:val=""/>
      <w:lvlJc w:val="left"/>
      <w:pPr>
        <w:ind w:left="6480" w:hanging="360"/>
      </w:pPr>
      <w:rPr>
        <w:rFonts w:ascii="Wingdings" w:hAnsi="Wingdings" w:hint="default"/>
      </w:rPr>
    </w:lvl>
  </w:abstractNum>
  <w:abstractNum w:abstractNumId="10">
    <w:nsid w:val="72D23057"/>
    <w:multiLevelType w:val="hybridMultilevel"/>
    <w:tmpl w:val="5D7601FC"/>
    <w:lvl w:ilvl="0" w:tplc="04090001">
      <w:start w:val="1"/>
      <w:numFmt w:val="decimal"/>
      <w:pStyle w:val="EYBodyTextNumbered1"/>
      <w:lvlText w:val="%1."/>
      <w:lvlJc w:val="left"/>
      <w:pPr>
        <w:ind w:left="360" w:hanging="360"/>
      </w:pPr>
      <w:rPr>
        <w:rFonts w:cs="Times New Roman"/>
      </w:rPr>
    </w:lvl>
    <w:lvl w:ilvl="1" w:tplc="04090003" w:tentative="1">
      <w:start w:val="1"/>
      <w:numFmt w:val="lowerLetter"/>
      <w:lvlText w:val="%2."/>
      <w:lvlJc w:val="left"/>
      <w:pPr>
        <w:ind w:left="1080" w:hanging="360"/>
      </w:pPr>
      <w:rPr>
        <w:rFonts w:cs="Times New Roman"/>
      </w:rPr>
    </w:lvl>
    <w:lvl w:ilvl="2" w:tplc="04090005" w:tentative="1">
      <w:start w:val="1"/>
      <w:numFmt w:val="lowerRoman"/>
      <w:lvlText w:val="%3."/>
      <w:lvlJc w:val="right"/>
      <w:pPr>
        <w:ind w:left="1800" w:hanging="180"/>
      </w:pPr>
      <w:rPr>
        <w:rFonts w:cs="Times New Roman"/>
      </w:rPr>
    </w:lvl>
    <w:lvl w:ilvl="3" w:tplc="04090001" w:tentative="1">
      <w:start w:val="1"/>
      <w:numFmt w:val="decimal"/>
      <w:lvlText w:val="%4."/>
      <w:lvlJc w:val="left"/>
      <w:pPr>
        <w:ind w:left="2520" w:hanging="360"/>
      </w:pPr>
      <w:rPr>
        <w:rFonts w:cs="Times New Roman"/>
      </w:rPr>
    </w:lvl>
    <w:lvl w:ilvl="4" w:tplc="04090003" w:tentative="1">
      <w:start w:val="1"/>
      <w:numFmt w:val="lowerLetter"/>
      <w:lvlText w:val="%5."/>
      <w:lvlJc w:val="left"/>
      <w:pPr>
        <w:ind w:left="3240" w:hanging="360"/>
      </w:pPr>
      <w:rPr>
        <w:rFonts w:cs="Times New Roman"/>
      </w:rPr>
    </w:lvl>
    <w:lvl w:ilvl="5" w:tplc="04090005" w:tentative="1">
      <w:start w:val="1"/>
      <w:numFmt w:val="lowerRoman"/>
      <w:lvlText w:val="%6."/>
      <w:lvlJc w:val="right"/>
      <w:pPr>
        <w:ind w:left="3960" w:hanging="180"/>
      </w:pPr>
      <w:rPr>
        <w:rFonts w:cs="Times New Roman"/>
      </w:rPr>
    </w:lvl>
    <w:lvl w:ilvl="6" w:tplc="04090001" w:tentative="1">
      <w:start w:val="1"/>
      <w:numFmt w:val="decimal"/>
      <w:lvlText w:val="%7."/>
      <w:lvlJc w:val="left"/>
      <w:pPr>
        <w:ind w:left="4680" w:hanging="360"/>
      </w:pPr>
      <w:rPr>
        <w:rFonts w:cs="Times New Roman"/>
      </w:rPr>
    </w:lvl>
    <w:lvl w:ilvl="7" w:tplc="04090003" w:tentative="1">
      <w:start w:val="1"/>
      <w:numFmt w:val="lowerLetter"/>
      <w:lvlText w:val="%8."/>
      <w:lvlJc w:val="left"/>
      <w:pPr>
        <w:ind w:left="5400" w:hanging="360"/>
      </w:pPr>
      <w:rPr>
        <w:rFonts w:cs="Times New Roman"/>
      </w:rPr>
    </w:lvl>
    <w:lvl w:ilvl="8" w:tplc="04090005" w:tentative="1">
      <w:start w:val="1"/>
      <w:numFmt w:val="lowerRoman"/>
      <w:lvlText w:val="%9."/>
      <w:lvlJc w:val="right"/>
      <w:pPr>
        <w:ind w:left="6120" w:hanging="180"/>
      </w:pPr>
      <w:rPr>
        <w:rFonts w:cs="Times New Roman"/>
      </w:rPr>
    </w:lvl>
  </w:abstractNum>
  <w:abstractNum w:abstractNumId="11">
    <w:nsid w:val="73A37718"/>
    <w:multiLevelType w:val="multilevel"/>
    <w:tmpl w:val="95A8BCC4"/>
    <w:lvl w:ilvl="0">
      <w:start w:val="1"/>
      <w:numFmt w:val="bullet"/>
      <w:pStyle w:val="EYTablebullet1"/>
      <w:lvlText w:val="►"/>
      <w:lvlJc w:val="left"/>
      <w:pPr>
        <w:tabs>
          <w:tab w:val="num" w:pos="142"/>
        </w:tabs>
        <w:ind w:left="142" w:hanging="142"/>
      </w:pPr>
      <w:rPr>
        <w:rFonts w:ascii="Arial" w:hAnsi="Arial" w:hint="default"/>
        <w:b w:val="0"/>
        <w:i w:val="0"/>
        <w:color w:val="auto"/>
        <w:sz w:val="24"/>
      </w:rPr>
    </w:lvl>
    <w:lvl w:ilvl="1">
      <w:start w:val="1"/>
      <w:numFmt w:val="bullet"/>
      <w:pStyle w:val="EYTablebullet2"/>
      <w:lvlText w:val="►"/>
      <w:lvlJc w:val="left"/>
      <w:pPr>
        <w:tabs>
          <w:tab w:val="num" w:pos="284"/>
        </w:tabs>
        <w:ind w:left="284" w:hanging="142"/>
      </w:pPr>
      <w:rPr>
        <w:rFonts w:ascii="Arial" w:hAnsi="Arial" w:hint="default"/>
        <w:b w:val="0"/>
        <w:i w:val="0"/>
        <w:color w:val="auto"/>
        <w:sz w:val="24"/>
      </w:rPr>
    </w:lvl>
    <w:lvl w:ilvl="2">
      <w:start w:val="1"/>
      <w:numFmt w:val="none"/>
      <w:lvlText w:val=""/>
      <w:lvlJc w:val="left"/>
      <w:pPr>
        <w:tabs>
          <w:tab w:val="num" w:pos="0"/>
        </w:tabs>
      </w:pPr>
      <w:rPr>
        <w:rFonts w:cs="Times New Roman" w:hint="default"/>
        <w:color w:val="002261"/>
      </w:rPr>
    </w:lvl>
    <w:lvl w:ilvl="3">
      <w:start w:val="1"/>
      <w:numFmt w:val="none"/>
      <w:lvlText w:val=""/>
      <w:lvlJc w:val="left"/>
      <w:pPr>
        <w:tabs>
          <w:tab w:val="num" w:pos="0"/>
        </w:tabs>
      </w:pPr>
      <w:rPr>
        <w:rFonts w:cs="Times New Roman" w:hint="default"/>
      </w:rPr>
    </w:lvl>
    <w:lvl w:ilvl="4">
      <w:start w:val="1"/>
      <w:numFmt w:val="none"/>
      <w:lvlText w:val=""/>
      <w:lvlJc w:val="left"/>
      <w:pPr>
        <w:tabs>
          <w:tab w:val="num" w:pos="3240"/>
        </w:tabs>
        <w:ind w:left="2232" w:hanging="792"/>
      </w:pPr>
      <w:rPr>
        <w:rFonts w:cs="Times New Roman" w:hint="default"/>
      </w:rPr>
    </w:lvl>
    <w:lvl w:ilvl="5">
      <w:start w:val="1"/>
      <w:numFmt w:val="none"/>
      <w:lvlText w:val=""/>
      <w:lvlJc w:val="left"/>
      <w:pPr>
        <w:tabs>
          <w:tab w:val="num" w:pos="3960"/>
        </w:tabs>
        <w:ind w:left="2736" w:hanging="936"/>
      </w:pPr>
      <w:rPr>
        <w:rFonts w:cs="Times New Roman" w:hint="default"/>
      </w:rPr>
    </w:lvl>
    <w:lvl w:ilvl="6">
      <w:start w:val="1"/>
      <w:numFmt w:val="none"/>
      <w:lvlText w:val=""/>
      <w:lvlJc w:val="left"/>
      <w:pPr>
        <w:tabs>
          <w:tab w:val="num" w:pos="4680"/>
        </w:tabs>
        <w:ind w:left="3240" w:hanging="1080"/>
      </w:pPr>
      <w:rPr>
        <w:rFonts w:cs="Times New Roman" w:hint="default"/>
      </w:rPr>
    </w:lvl>
    <w:lvl w:ilvl="7">
      <w:start w:val="1"/>
      <w:numFmt w:val="none"/>
      <w:lvlText w:val=""/>
      <w:lvlJc w:val="left"/>
      <w:pPr>
        <w:tabs>
          <w:tab w:val="num" w:pos="5400"/>
        </w:tabs>
        <w:ind w:left="3744" w:hanging="1224"/>
      </w:pPr>
      <w:rPr>
        <w:rFonts w:cs="Times New Roman" w:hint="default"/>
      </w:rPr>
    </w:lvl>
    <w:lvl w:ilvl="8">
      <w:start w:val="1"/>
      <w:numFmt w:val="none"/>
      <w:lvlText w:val=""/>
      <w:lvlJc w:val="left"/>
      <w:pPr>
        <w:tabs>
          <w:tab w:val="num" w:pos="5760"/>
        </w:tabs>
        <w:ind w:left="4320" w:hanging="1440"/>
      </w:pPr>
      <w:rPr>
        <w:rFonts w:cs="Times New Roman" w:hint="default"/>
      </w:rPr>
    </w:lvl>
  </w:abstractNum>
  <w:num w:numId="1">
    <w:abstractNumId w:val="4"/>
  </w:num>
  <w:num w:numId="2">
    <w:abstractNumId w:val="3"/>
  </w:num>
  <w:num w:numId="3">
    <w:abstractNumId w:val="11"/>
  </w:num>
  <w:num w:numId="4">
    <w:abstractNumId w:val="8"/>
  </w:num>
  <w:num w:numId="5">
    <w:abstractNumId w:val="7"/>
  </w:num>
  <w:num w:numId="6">
    <w:abstractNumId w:val="2"/>
  </w:num>
  <w:num w:numId="7">
    <w:abstractNumId w:val="10"/>
  </w:num>
  <w:num w:numId="8">
    <w:abstractNumId w:val="9"/>
  </w:num>
  <w:num w:numId="9">
    <w:abstractNumId w:val="5"/>
  </w:num>
  <w:num w:numId="10">
    <w:abstractNumId w:val="0"/>
  </w:num>
  <w:num w:numId="11">
    <w:abstractNumId w:val="6"/>
  </w:num>
  <w:num w:numId="12">
    <w:abstractNumId w:val="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stylePaneFormatFilter w:val="1804" w:allStyles="0" w:customStyles="0" w:latentStyles="1" w:stylesInUse="0" w:headingStyles="0" w:numberingStyles="0" w:tableStyles="0" w:directFormattingOnRuns="0" w:directFormattingOnParagraphs="0" w:directFormattingOnNumbering="0" w:directFormattingOnTables="1" w:clearFormatting="1" w:top3HeadingStyles="0" w:visibleStyles="0" w:alternateStyleNames="0"/>
  <w:trackRevisions/>
  <w:defaultTabStop w:val="720"/>
  <w:hyphenationZone w:val="425"/>
  <w:drawingGridHorizontalSpacing w:val="120"/>
  <w:displayHorizontalDrawingGridEvery w:val="2"/>
  <w:displayVerticalDrawingGridEvery w:val="2"/>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1632E"/>
    <w:rsid w:val="00007BE1"/>
    <w:rsid w:val="0001093C"/>
    <w:rsid w:val="00010B4B"/>
    <w:rsid w:val="000117F8"/>
    <w:rsid w:val="00013CB5"/>
    <w:rsid w:val="000169E3"/>
    <w:rsid w:val="00026C92"/>
    <w:rsid w:val="000304B2"/>
    <w:rsid w:val="00032E92"/>
    <w:rsid w:val="000346E3"/>
    <w:rsid w:val="000352E6"/>
    <w:rsid w:val="000378DE"/>
    <w:rsid w:val="00042FBC"/>
    <w:rsid w:val="00042FE2"/>
    <w:rsid w:val="00043B70"/>
    <w:rsid w:val="00045DB1"/>
    <w:rsid w:val="00051884"/>
    <w:rsid w:val="000529C6"/>
    <w:rsid w:val="000547F2"/>
    <w:rsid w:val="00056FBD"/>
    <w:rsid w:val="00061A38"/>
    <w:rsid w:val="000652B4"/>
    <w:rsid w:val="000657EE"/>
    <w:rsid w:val="0006729D"/>
    <w:rsid w:val="00071D18"/>
    <w:rsid w:val="000778B6"/>
    <w:rsid w:val="00082D48"/>
    <w:rsid w:val="000840E5"/>
    <w:rsid w:val="000851CE"/>
    <w:rsid w:val="00091D71"/>
    <w:rsid w:val="00095FE8"/>
    <w:rsid w:val="00097395"/>
    <w:rsid w:val="000A0689"/>
    <w:rsid w:val="000A2408"/>
    <w:rsid w:val="000A56A9"/>
    <w:rsid w:val="000A7D8A"/>
    <w:rsid w:val="000A7D94"/>
    <w:rsid w:val="000B0114"/>
    <w:rsid w:val="000B247F"/>
    <w:rsid w:val="000B45E3"/>
    <w:rsid w:val="000B6679"/>
    <w:rsid w:val="000B7623"/>
    <w:rsid w:val="000C20C5"/>
    <w:rsid w:val="000C3F81"/>
    <w:rsid w:val="000D19F6"/>
    <w:rsid w:val="000D5D68"/>
    <w:rsid w:val="000E190A"/>
    <w:rsid w:val="000E3366"/>
    <w:rsid w:val="000E4A78"/>
    <w:rsid w:val="000F3353"/>
    <w:rsid w:val="000F6935"/>
    <w:rsid w:val="000F7F10"/>
    <w:rsid w:val="00103D39"/>
    <w:rsid w:val="001224AC"/>
    <w:rsid w:val="00124A02"/>
    <w:rsid w:val="00125425"/>
    <w:rsid w:val="00126CCE"/>
    <w:rsid w:val="00131FF7"/>
    <w:rsid w:val="00133D70"/>
    <w:rsid w:val="001405C3"/>
    <w:rsid w:val="001406E9"/>
    <w:rsid w:val="00140BC2"/>
    <w:rsid w:val="0015553B"/>
    <w:rsid w:val="0016107B"/>
    <w:rsid w:val="001634D8"/>
    <w:rsid w:val="00163920"/>
    <w:rsid w:val="00163BD0"/>
    <w:rsid w:val="00166815"/>
    <w:rsid w:val="00167884"/>
    <w:rsid w:val="00171852"/>
    <w:rsid w:val="00171A96"/>
    <w:rsid w:val="00175D9A"/>
    <w:rsid w:val="001761BC"/>
    <w:rsid w:val="00180D60"/>
    <w:rsid w:val="001828B0"/>
    <w:rsid w:val="001829CE"/>
    <w:rsid w:val="00190592"/>
    <w:rsid w:val="0019316A"/>
    <w:rsid w:val="00197C88"/>
    <w:rsid w:val="001A1868"/>
    <w:rsid w:val="001A2425"/>
    <w:rsid w:val="001A558E"/>
    <w:rsid w:val="001A75B0"/>
    <w:rsid w:val="001B0637"/>
    <w:rsid w:val="001B06D7"/>
    <w:rsid w:val="001B121D"/>
    <w:rsid w:val="001B2809"/>
    <w:rsid w:val="001B3FE4"/>
    <w:rsid w:val="001B6463"/>
    <w:rsid w:val="001D59BC"/>
    <w:rsid w:val="001D5F9A"/>
    <w:rsid w:val="001E0866"/>
    <w:rsid w:val="001E308D"/>
    <w:rsid w:val="001E7631"/>
    <w:rsid w:val="001E786E"/>
    <w:rsid w:val="001F598A"/>
    <w:rsid w:val="001F6928"/>
    <w:rsid w:val="001F7B1A"/>
    <w:rsid w:val="00204D48"/>
    <w:rsid w:val="002105C1"/>
    <w:rsid w:val="00210CB0"/>
    <w:rsid w:val="0021444E"/>
    <w:rsid w:val="00222822"/>
    <w:rsid w:val="00223470"/>
    <w:rsid w:val="00226C8C"/>
    <w:rsid w:val="0023622A"/>
    <w:rsid w:val="00237C81"/>
    <w:rsid w:val="002457AA"/>
    <w:rsid w:val="00247DBC"/>
    <w:rsid w:val="00252C3A"/>
    <w:rsid w:val="00252F29"/>
    <w:rsid w:val="002565BE"/>
    <w:rsid w:val="00256ADF"/>
    <w:rsid w:val="00260EE0"/>
    <w:rsid w:val="0026364C"/>
    <w:rsid w:val="00267486"/>
    <w:rsid w:val="00270B4E"/>
    <w:rsid w:val="00272A65"/>
    <w:rsid w:val="00274697"/>
    <w:rsid w:val="00275B22"/>
    <w:rsid w:val="00283141"/>
    <w:rsid w:val="0028358E"/>
    <w:rsid w:val="00285930"/>
    <w:rsid w:val="00291A05"/>
    <w:rsid w:val="0029299B"/>
    <w:rsid w:val="002959CA"/>
    <w:rsid w:val="00297D10"/>
    <w:rsid w:val="002A1A5B"/>
    <w:rsid w:val="002A3F1C"/>
    <w:rsid w:val="002A4067"/>
    <w:rsid w:val="002B5BED"/>
    <w:rsid w:val="002B6934"/>
    <w:rsid w:val="002B7CBC"/>
    <w:rsid w:val="002C177E"/>
    <w:rsid w:val="002C1CD1"/>
    <w:rsid w:val="002C1EB3"/>
    <w:rsid w:val="002C5A91"/>
    <w:rsid w:val="002C5B2C"/>
    <w:rsid w:val="002C7078"/>
    <w:rsid w:val="002D1B79"/>
    <w:rsid w:val="002D471B"/>
    <w:rsid w:val="002D64BF"/>
    <w:rsid w:val="002E266B"/>
    <w:rsid w:val="0030567C"/>
    <w:rsid w:val="003071A4"/>
    <w:rsid w:val="00307259"/>
    <w:rsid w:val="003111FA"/>
    <w:rsid w:val="00312D4E"/>
    <w:rsid w:val="003152BB"/>
    <w:rsid w:val="00317C0B"/>
    <w:rsid w:val="00320C50"/>
    <w:rsid w:val="00320CAF"/>
    <w:rsid w:val="003237B7"/>
    <w:rsid w:val="00326314"/>
    <w:rsid w:val="00331E92"/>
    <w:rsid w:val="00332A06"/>
    <w:rsid w:val="003354E5"/>
    <w:rsid w:val="00341C55"/>
    <w:rsid w:val="00344884"/>
    <w:rsid w:val="00347252"/>
    <w:rsid w:val="00352E27"/>
    <w:rsid w:val="003537AC"/>
    <w:rsid w:val="0035472B"/>
    <w:rsid w:val="00355F5B"/>
    <w:rsid w:val="00365566"/>
    <w:rsid w:val="00373AE9"/>
    <w:rsid w:val="00375272"/>
    <w:rsid w:val="00375C60"/>
    <w:rsid w:val="00375EA3"/>
    <w:rsid w:val="00383FD4"/>
    <w:rsid w:val="00385F0C"/>
    <w:rsid w:val="0038665F"/>
    <w:rsid w:val="00390088"/>
    <w:rsid w:val="00391116"/>
    <w:rsid w:val="00391F98"/>
    <w:rsid w:val="003949F4"/>
    <w:rsid w:val="003A5C98"/>
    <w:rsid w:val="003A71F5"/>
    <w:rsid w:val="003B4D74"/>
    <w:rsid w:val="003B7FD4"/>
    <w:rsid w:val="003C0692"/>
    <w:rsid w:val="003C36C1"/>
    <w:rsid w:val="003C530D"/>
    <w:rsid w:val="003C5349"/>
    <w:rsid w:val="003C5711"/>
    <w:rsid w:val="003C6059"/>
    <w:rsid w:val="003D0534"/>
    <w:rsid w:val="003D15F6"/>
    <w:rsid w:val="003D165C"/>
    <w:rsid w:val="003D508C"/>
    <w:rsid w:val="003D6074"/>
    <w:rsid w:val="003E1AAF"/>
    <w:rsid w:val="003E204A"/>
    <w:rsid w:val="003E2C74"/>
    <w:rsid w:val="003E2C9C"/>
    <w:rsid w:val="003E3416"/>
    <w:rsid w:val="003E38B5"/>
    <w:rsid w:val="003E4F60"/>
    <w:rsid w:val="003E5D9E"/>
    <w:rsid w:val="003F336C"/>
    <w:rsid w:val="003F6E26"/>
    <w:rsid w:val="003F7735"/>
    <w:rsid w:val="00402EBC"/>
    <w:rsid w:val="00403B5E"/>
    <w:rsid w:val="00405966"/>
    <w:rsid w:val="004071AB"/>
    <w:rsid w:val="00411802"/>
    <w:rsid w:val="00414882"/>
    <w:rsid w:val="00415D88"/>
    <w:rsid w:val="004171F3"/>
    <w:rsid w:val="0041744A"/>
    <w:rsid w:val="00417886"/>
    <w:rsid w:val="00423F35"/>
    <w:rsid w:val="00424571"/>
    <w:rsid w:val="004270D6"/>
    <w:rsid w:val="0043203A"/>
    <w:rsid w:val="00436883"/>
    <w:rsid w:val="00436C4A"/>
    <w:rsid w:val="00445962"/>
    <w:rsid w:val="00450AF0"/>
    <w:rsid w:val="00452915"/>
    <w:rsid w:val="00456D51"/>
    <w:rsid w:val="00457E22"/>
    <w:rsid w:val="0046110B"/>
    <w:rsid w:val="004617CD"/>
    <w:rsid w:val="00463792"/>
    <w:rsid w:val="004639FF"/>
    <w:rsid w:val="00465E7D"/>
    <w:rsid w:val="00466264"/>
    <w:rsid w:val="00470C95"/>
    <w:rsid w:val="004734A8"/>
    <w:rsid w:val="0047510D"/>
    <w:rsid w:val="0047594A"/>
    <w:rsid w:val="0047654A"/>
    <w:rsid w:val="0048078A"/>
    <w:rsid w:val="00481A87"/>
    <w:rsid w:val="00483812"/>
    <w:rsid w:val="00485DA2"/>
    <w:rsid w:val="00486781"/>
    <w:rsid w:val="0048709D"/>
    <w:rsid w:val="004A15EC"/>
    <w:rsid w:val="004A1F29"/>
    <w:rsid w:val="004A47DC"/>
    <w:rsid w:val="004A6416"/>
    <w:rsid w:val="004A7B16"/>
    <w:rsid w:val="004B05F2"/>
    <w:rsid w:val="004B0CF6"/>
    <w:rsid w:val="004B0D73"/>
    <w:rsid w:val="004B1792"/>
    <w:rsid w:val="004C1191"/>
    <w:rsid w:val="004C1DFE"/>
    <w:rsid w:val="004C26C4"/>
    <w:rsid w:val="004C374E"/>
    <w:rsid w:val="004C3E23"/>
    <w:rsid w:val="004C5331"/>
    <w:rsid w:val="004D0BE1"/>
    <w:rsid w:val="004D1644"/>
    <w:rsid w:val="004D2B58"/>
    <w:rsid w:val="004D68C0"/>
    <w:rsid w:val="004D7C7F"/>
    <w:rsid w:val="004E5CB9"/>
    <w:rsid w:val="004F26A7"/>
    <w:rsid w:val="004F27EE"/>
    <w:rsid w:val="004F3668"/>
    <w:rsid w:val="004F4464"/>
    <w:rsid w:val="004F5ECA"/>
    <w:rsid w:val="00504312"/>
    <w:rsid w:val="005049FC"/>
    <w:rsid w:val="0050712B"/>
    <w:rsid w:val="0051299D"/>
    <w:rsid w:val="00516929"/>
    <w:rsid w:val="005172F1"/>
    <w:rsid w:val="005208CF"/>
    <w:rsid w:val="0052371E"/>
    <w:rsid w:val="00524293"/>
    <w:rsid w:val="00525AEA"/>
    <w:rsid w:val="00527112"/>
    <w:rsid w:val="005275D2"/>
    <w:rsid w:val="0053015C"/>
    <w:rsid w:val="005329A8"/>
    <w:rsid w:val="00533330"/>
    <w:rsid w:val="00533FF3"/>
    <w:rsid w:val="005348CA"/>
    <w:rsid w:val="00540304"/>
    <w:rsid w:val="00540A93"/>
    <w:rsid w:val="00541FBC"/>
    <w:rsid w:val="00543590"/>
    <w:rsid w:val="005435F9"/>
    <w:rsid w:val="00545550"/>
    <w:rsid w:val="005630C4"/>
    <w:rsid w:val="00563980"/>
    <w:rsid w:val="00567B25"/>
    <w:rsid w:val="0057150A"/>
    <w:rsid w:val="005804C7"/>
    <w:rsid w:val="0058123B"/>
    <w:rsid w:val="00581DC2"/>
    <w:rsid w:val="0059111D"/>
    <w:rsid w:val="0059152B"/>
    <w:rsid w:val="005A131C"/>
    <w:rsid w:val="005A14A7"/>
    <w:rsid w:val="005A23E7"/>
    <w:rsid w:val="005A2984"/>
    <w:rsid w:val="005A2F38"/>
    <w:rsid w:val="005A4874"/>
    <w:rsid w:val="005A6E78"/>
    <w:rsid w:val="005A762A"/>
    <w:rsid w:val="005C1B9B"/>
    <w:rsid w:val="005C1DFA"/>
    <w:rsid w:val="005C234B"/>
    <w:rsid w:val="005C4C6F"/>
    <w:rsid w:val="005D0526"/>
    <w:rsid w:val="005D18E1"/>
    <w:rsid w:val="005D414B"/>
    <w:rsid w:val="005D4A06"/>
    <w:rsid w:val="005E243B"/>
    <w:rsid w:val="005E4140"/>
    <w:rsid w:val="005E6C1D"/>
    <w:rsid w:val="005E712E"/>
    <w:rsid w:val="005E7E82"/>
    <w:rsid w:val="005F361C"/>
    <w:rsid w:val="005F3BBB"/>
    <w:rsid w:val="005F4E17"/>
    <w:rsid w:val="00602A3F"/>
    <w:rsid w:val="006059F7"/>
    <w:rsid w:val="00610C5F"/>
    <w:rsid w:val="00611ADF"/>
    <w:rsid w:val="00612F9B"/>
    <w:rsid w:val="00613283"/>
    <w:rsid w:val="00614BFE"/>
    <w:rsid w:val="00614CAC"/>
    <w:rsid w:val="00614E98"/>
    <w:rsid w:val="006178A5"/>
    <w:rsid w:val="00622C98"/>
    <w:rsid w:val="0063321F"/>
    <w:rsid w:val="00635C4E"/>
    <w:rsid w:val="0063606B"/>
    <w:rsid w:val="00636C10"/>
    <w:rsid w:val="0064167D"/>
    <w:rsid w:val="00641CA0"/>
    <w:rsid w:val="00642115"/>
    <w:rsid w:val="0064272C"/>
    <w:rsid w:val="006451B3"/>
    <w:rsid w:val="006451C6"/>
    <w:rsid w:val="006577ED"/>
    <w:rsid w:val="00657C98"/>
    <w:rsid w:val="00660517"/>
    <w:rsid w:val="00663568"/>
    <w:rsid w:val="00666D69"/>
    <w:rsid w:val="006676D7"/>
    <w:rsid w:val="00671EA4"/>
    <w:rsid w:val="00674AAE"/>
    <w:rsid w:val="0067643E"/>
    <w:rsid w:val="00677515"/>
    <w:rsid w:val="00685D0A"/>
    <w:rsid w:val="00696D52"/>
    <w:rsid w:val="00697CB6"/>
    <w:rsid w:val="006A2165"/>
    <w:rsid w:val="006A24CD"/>
    <w:rsid w:val="006A551B"/>
    <w:rsid w:val="006B4E68"/>
    <w:rsid w:val="006B5761"/>
    <w:rsid w:val="006B6CC0"/>
    <w:rsid w:val="006C15F5"/>
    <w:rsid w:val="006D07CA"/>
    <w:rsid w:val="006D0B82"/>
    <w:rsid w:val="006D49AD"/>
    <w:rsid w:val="006D6A04"/>
    <w:rsid w:val="006D7DC5"/>
    <w:rsid w:val="006E67A0"/>
    <w:rsid w:val="006F3E85"/>
    <w:rsid w:val="006F761D"/>
    <w:rsid w:val="00703CD1"/>
    <w:rsid w:val="00706834"/>
    <w:rsid w:val="00710248"/>
    <w:rsid w:val="00712DE2"/>
    <w:rsid w:val="00722ED9"/>
    <w:rsid w:val="007242FE"/>
    <w:rsid w:val="00733239"/>
    <w:rsid w:val="00733361"/>
    <w:rsid w:val="00737495"/>
    <w:rsid w:val="00740847"/>
    <w:rsid w:val="00745C35"/>
    <w:rsid w:val="00746539"/>
    <w:rsid w:val="00752907"/>
    <w:rsid w:val="00752966"/>
    <w:rsid w:val="00754758"/>
    <w:rsid w:val="00760F08"/>
    <w:rsid w:val="007615F3"/>
    <w:rsid w:val="007619CB"/>
    <w:rsid w:val="00764838"/>
    <w:rsid w:val="007648BA"/>
    <w:rsid w:val="00764DA9"/>
    <w:rsid w:val="00766CC8"/>
    <w:rsid w:val="0077035F"/>
    <w:rsid w:val="00771F32"/>
    <w:rsid w:val="00773F4E"/>
    <w:rsid w:val="007755CA"/>
    <w:rsid w:val="00781365"/>
    <w:rsid w:val="007877A5"/>
    <w:rsid w:val="007941E2"/>
    <w:rsid w:val="00797664"/>
    <w:rsid w:val="007A0D60"/>
    <w:rsid w:val="007A5839"/>
    <w:rsid w:val="007A5841"/>
    <w:rsid w:val="007B1DAB"/>
    <w:rsid w:val="007B5EA7"/>
    <w:rsid w:val="007C229D"/>
    <w:rsid w:val="007E3D69"/>
    <w:rsid w:val="007E4B2C"/>
    <w:rsid w:val="007F07CB"/>
    <w:rsid w:val="007F1F31"/>
    <w:rsid w:val="007F710C"/>
    <w:rsid w:val="0080462A"/>
    <w:rsid w:val="00805AB1"/>
    <w:rsid w:val="00805BE8"/>
    <w:rsid w:val="00810418"/>
    <w:rsid w:val="008108AA"/>
    <w:rsid w:val="0082262E"/>
    <w:rsid w:val="00823E7B"/>
    <w:rsid w:val="0082494D"/>
    <w:rsid w:val="00825AE9"/>
    <w:rsid w:val="00826356"/>
    <w:rsid w:val="00845CF6"/>
    <w:rsid w:val="00851044"/>
    <w:rsid w:val="00851A38"/>
    <w:rsid w:val="00851D91"/>
    <w:rsid w:val="008533AE"/>
    <w:rsid w:val="008608F4"/>
    <w:rsid w:val="008648FC"/>
    <w:rsid w:val="00865963"/>
    <w:rsid w:val="00870689"/>
    <w:rsid w:val="008719BD"/>
    <w:rsid w:val="00872D94"/>
    <w:rsid w:val="00874553"/>
    <w:rsid w:val="00880F66"/>
    <w:rsid w:val="00881D27"/>
    <w:rsid w:val="00884014"/>
    <w:rsid w:val="00886213"/>
    <w:rsid w:val="008877B1"/>
    <w:rsid w:val="00891EDE"/>
    <w:rsid w:val="00897AAA"/>
    <w:rsid w:val="008A31F8"/>
    <w:rsid w:val="008A6949"/>
    <w:rsid w:val="008B056C"/>
    <w:rsid w:val="008B4155"/>
    <w:rsid w:val="008B5FB1"/>
    <w:rsid w:val="008B6BF2"/>
    <w:rsid w:val="008B746E"/>
    <w:rsid w:val="008C16DA"/>
    <w:rsid w:val="008C2883"/>
    <w:rsid w:val="008C49AB"/>
    <w:rsid w:val="008C4E9D"/>
    <w:rsid w:val="008D0194"/>
    <w:rsid w:val="008D10AA"/>
    <w:rsid w:val="008D38CE"/>
    <w:rsid w:val="008E0ADD"/>
    <w:rsid w:val="008E147D"/>
    <w:rsid w:val="008F254F"/>
    <w:rsid w:val="008F2B18"/>
    <w:rsid w:val="00900EDB"/>
    <w:rsid w:val="00902B1F"/>
    <w:rsid w:val="009037CE"/>
    <w:rsid w:val="0090588D"/>
    <w:rsid w:val="00907CB6"/>
    <w:rsid w:val="00911C44"/>
    <w:rsid w:val="0091346B"/>
    <w:rsid w:val="00913F9C"/>
    <w:rsid w:val="00924D95"/>
    <w:rsid w:val="00927B95"/>
    <w:rsid w:val="0093127C"/>
    <w:rsid w:val="00931315"/>
    <w:rsid w:val="00936A17"/>
    <w:rsid w:val="00941AEE"/>
    <w:rsid w:val="00955B46"/>
    <w:rsid w:val="0095726D"/>
    <w:rsid w:val="0097071F"/>
    <w:rsid w:val="00971F68"/>
    <w:rsid w:val="009831E7"/>
    <w:rsid w:val="0098371E"/>
    <w:rsid w:val="00986224"/>
    <w:rsid w:val="00991709"/>
    <w:rsid w:val="009935D6"/>
    <w:rsid w:val="00994F27"/>
    <w:rsid w:val="00997D2B"/>
    <w:rsid w:val="00997F33"/>
    <w:rsid w:val="009A5F97"/>
    <w:rsid w:val="009B0C2D"/>
    <w:rsid w:val="009B1765"/>
    <w:rsid w:val="009B2563"/>
    <w:rsid w:val="009B36DA"/>
    <w:rsid w:val="009B3BA3"/>
    <w:rsid w:val="009B4538"/>
    <w:rsid w:val="009B5D6F"/>
    <w:rsid w:val="009B6876"/>
    <w:rsid w:val="009C1D89"/>
    <w:rsid w:val="009D533D"/>
    <w:rsid w:val="009D6400"/>
    <w:rsid w:val="009E02FC"/>
    <w:rsid w:val="009E4557"/>
    <w:rsid w:val="009E7355"/>
    <w:rsid w:val="009F2A36"/>
    <w:rsid w:val="009F2FB0"/>
    <w:rsid w:val="009F4964"/>
    <w:rsid w:val="00A024F5"/>
    <w:rsid w:val="00A035C3"/>
    <w:rsid w:val="00A138FB"/>
    <w:rsid w:val="00A16E18"/>
    <w:rsid w:val="00A20B31"/>
    <w:rsid w:val="00A228FB"/>
    <w:rsid w:val="00A22FF1"/>
    <w:rsid w:val="00A23A48"/>
    <w:rsid w:val="00A27867"/>
    <w:rsid w:val="00A357B4"/>
    <w:rsid w:val="00A35C2F"/>
    <w:rsid w:val="00A4645D"/>
    <w:rsid w:val="00A50A40"/>
    <w:rsid w:val="00A5524D"/>
    <w:rsid w:val="00A5717A"/>
    <w:rsid w:val="00A60207"/>
    <w:rsid w:val="00A615F1"/>
    <w:rsid w:val="00A63B44"/>
    <w:rsid w:val="00A84F2B"/>
    <w:rsid w:val="00A852ED"/>
    <w:rsid w:val="00A87234"/>
    <w:rsid w:val="00A95C54"/>
    <w:rsid w:val="00A960FD"/>
    <w:rsid w:val="00A962DD"/>
    <w:rsid w:val="00A97023"/>
    <w:rsid w:val="00A970E2"/>
    <w:rsid w:val="00AA1A57"/>
    <w:rsid w:val="00AB0C9D"/>
    <w:rsid w:val="00AB4690"/>
    <w:rsid w:val="00AB5378"/>
    <w:rsid w:val="00AB7C7C"/>
    <w:rsid w:val="00AC00C6"/>
    <w:rsid w:val="00AC06B6"/>
    <w:rsid w:val="00AC2ED8"/>
    <w:rsid w:val="00AC3E52"/>
    <w:rsid w:val="00AC51CA"/>
    <w:rsid w:val="00AC6096"/>
    <w:rsid w:val="00AC6420"/>
    <w:rsid w:val="00AD1AD6"/>
    <w:rsid w:val="00AD55B0"/>
    <w:rsid w:val="00AD749F"/>
    <w:rsid w:val="00AD7885"/>
    <w:rsid w:val="00AE6CFE"/>
    <w:rsid w:val="00AE7725"/>
    <w:rsid w:val="00AF1F49"/>
    <w:rsid w:val="00AF1FC6"/>
    <w:rsid w:val="00AF2C0E"/>
    <w:rsid w:val="00AF6204"/>
    <w:rsid w:val="00AF655A"/>
    <w:rsid w:val="00B01110"/>
    <w:rsid w:val="00B01BBC"/>
    <w:rsid w:val="00B03C18"/>
    <w:rsid w:val="00B057CC"/>
    <w:rsid w:val="00B05EA5"/>
    <w:rsid w:val="00B20A88"/>
    <w:rsid w:val="00B2435C"/>
    <w:rsid w:val="00B26007"/>
    <w:rsid w:val="00B322D8"/>
    <w:rsid w:val="00B32B04"/>
    <w:rsid w:val="00B3405C"/>
    <w:rsid w:val="00B347D3"/>
    <w:rsid w:val="00B350B9"/>
    <w:rsid w:val="00B35893"/>
    <w:rsid w:val="00B35B91"/>
    <w:rsid w:val="00B37628"/>
    <w:rsid w:val="00B40CFF"/>
    <w:rsid w:val="00B44351"/>
    <w:rsid w:val="00B44B25"/>
    <w:rsid w:val="00B44E8E"/>
    <w:rsid w:val="00B46054"/>
    <w:rsid w:val="00B468CD"/>
    <w:rsid w:val="00B4753A"/>
    <w:rsid w:val="00B515A3"/>
    <w:rsid w:val="00B51E1F"/>
    <w:rsid w:val="00B533E1"/>
    <w:rsid w:val="00B5356F"/>
    <w:rsid w:val="00B5392F"/>
    <w:rsid w:val="00B600FD"/>
    <w:rsid w:val="00B60F02"/>
    <w:rsid w:val="00B66B6E"/>
    <w:rsid w:val="00B6782A"/>
    <w:rsid w:val="00B71F1C"/>
    <w:rsid w:val="00B74118"/>
    <w:rsid w:val="00B74B54"/>
    <w:rsid w:val="00B75B5C"/>
    <w:rsid w:val="00B763E4"/>
    <w:rsid w:val="00B822C0"/>
    <w:rsid w:val="00B84E58"/>
    <w:rsid w:val="00B932D0"/>
    <w:rsid w:val="00B93CBD"/>
    <w:rsid w:val="00B9790D"/>
    <w:rsid w:val="00B97E6F"/>
    <w:rsid w:val="00BA0426"/>
    <w:rsid w:val="00BA49E3"/>
    <w:rsid w:val="00BA5A93"/>
    <w:rsid w:val="00BB2857"/>
    <w:rsid w:val="00BC4A67"/>
    <w:rsid w:val="00BC4B1C"/>
    <w:rsid w:val="00BD1DB6"/>
    <w:rsid w:val="00BD3C48"/>
    <w:rsid w:val="00BD61B9"/>
    <w:rsid w:val="00BD664C"/>
    <w:rsid w:val="00BD67DA"/>
    <w:rsid w:val="00BD6FD5"/>
    <w:rsid w:val="00BE008C"/>
    <w:rsid w:val="00BE256A"/>
    <w:rsid w:val="00BE3B4C"/>
    <w:rsid w:val="00BE420B"/>
    <w:rsid w:val="00BE6A64"/>
    <w:rsid w:val="00BF0513"/>
    <w:rsid w:val="00BF06AB"/>
    <w:rsid w:val="00BF16E1"/>
    <w:rsid w:val="00BF2070"/>
    <w:rsid w:val="00BF4908"/>
    <w:rsid w:val="00BF5A1E"/>
    <w:rsid w:val="00C04235"/>
    <w:rsid w:val="00C144A3"/>
    <w:rsid w:val="00C14C64"/>
    <w:rsid w:val="00C15CC9"/>
    <w:rsid w:val="00C16560"/>
    <w:rsid w:val="00C22C50"/>
    <w:rsid w:val="00C23528"/>
    <w:rsid w:val="00C24214"/>
    <w:rsid w:val="00C322C7"/>
    <w:rsid w:val="00C32E13"/>
    <w:rsid w:val="00C348AC"/>
    <w:rsid w:val="00C36DA1"/>
    <w:rsid w:val="00C375CC"/>
    <w:rsid w:val="00C402B2"/>
    <w:rsid w:val="00C421F4"/>
    <w:rsid w:val="00C56A12"/>
    <w:rsid w:val="00C57402"/>
    <w:rsid w:val="00C5798B"/>
    <w:rsid w:val="00C64678"/>
    <w:rsid w:val="00C65167"/>
    <w:rsid w:val="00C65C7D"/>
    <w:rsid w:val="00C71023"/>
    <w:rsid w:val="00C72BB9"/>
    <w:rsid w:val="00C75327"/>
    <w:rsid w:val="00C77BDD"/>
    <w:rsid w:val="00C81625"/>
    <w:rsid w:val="00C81D2E"/>
    <w:rsid w:val="00C826B5"/>
    <w:rsid w:val="00C83BA8"/>
    <w:rsid w:val="00C85BF1"/>
    <w:rsid w:val="00C85DA1"/>
    <w:rsid w:val="00C8741D"/>
    <w:rsid w:val="00C87D85"/>
    <w:rsid w:val="00C960F2"/>
    <w:rsid w:val="00C96D2E"/>
    <w:rsid w:val="00CA0419"/>
    <w:rsid w:val="00CA497A"/>
    <w:rsid w:val="00CB2363"/>
    <w:rsid w:val="00CB407C"/>
    <w:rsid w:val="00CB541C"/>
    <w:rsid w:val="00CB6136"/>
    <w:rsid w:val="00CC04FA"/>
    <w:rsid w:val="00CC05BD"/>
    <w:rsid w:val="00CC3BD5"/>
    <w:rsid w:val="00CC4906"/>
    <w:rsid w:val="00CC4A25"/>
    <w:rsid w:val="00CD2FF4"/>
    <w:rsid w:val="00CD371F"/>
    <w:rsid w:val="00CD4FF2"/>
    <w:rsid w:val="00CD5358"/>
    <w:rsid w:val="00CD5D0E"/>
    <w:rsid w:val="00CD5D73"/>
    <w:rsid w:val="00CD7D1C"/>
    <w:rsid w:val="00CE05C2"/>
    <w:rsid w:val="00CE1665"/>
    <w:rsid w:val="00CE1C0F"/>
    <w:rsid w:val="00CE2F21"/>
    <w:rsid w:val="00CE3108"/>
    <w:rsid w:val="00CE4A6C"/>
    <w:rsid w:val="00CE6FAA"/>
    <w:rsid w:val="00CE7038"/>
    <w:rsid w:val="00CF041C"/>
    <w:rsid w:val="00CF1097"/>
    <w:rsid w:val="00CF135F"/>
    <w:rsid w:val="00CF256F"/>
    <w:rsid w:val="00CF3BC6"/>
    <w:rsid w:val="00CF3BDA"/>
    <w:rsid w:val="00CF3DC7"/>
    <w:rsid w:val="00D00188"/>
    <w:rsid w:val="00D02CBE"/>
    <w:rsid w:val="00D122C4"/>
    <w:rsid w:val="00D12F74"/>
    <w:rsid w:val="00D13987"/>
    <w:rsid w:val="00D1653D"/>
    <w:rsid w:val="00D179B2"/>
    <w:rsid w:val="00D21E43"/>
    <w:rsid w:val="00D2222A"/>
    <w:rsid w:val="00D237CE"/>
    <w:rsid w:val="00D26572"/>
    <w:rsid w:val="00D276C7"/>
    <w:rsid w:val="00D30D2D"/>
    <w:rsid w:val="00D3341D"/>
    <w:rsid w:val="00D3422F"/>
    <w:rsid w:val="00D40032"/>
    <w:rsid w:val="00D43553"/>
    <w:rsid w:val="00D45290"/>
    <w:rsid w:val="00D52C1C"/>
    <w:rsid w:val="00D5397C"/>
    <w:rsid w:val="00D55EE9"/>
    <w:rsid w:val="00D56237"/>
    <w:rsid w:val="00D570EB"/>
    <w:rsid w:val="00D57CE2"/>
    <w:rsid w:val="00D606E5"/>
    <w:rsid w:val="00D67E66"/>
    <w:rsid w:val="00D76441"/>
    <w:rsid w:val="00D818D4"/>
    <w:rsid w:val="00D82294"/>
    <w:rsid w:val="00D837D8"/>
    <w:rsid w:val="00D90DE3"/>
    <w:rsid w:val="00D923FB"/>
    <w:rsid w:val="00D95216"/>
    <w:rsid w:val="00DA0F75"/>
    <w:rsid w:val="00DA149C"/>
    <w:rsid w:val="00DA3A27"/>
    <w:rsid w:val="00DA7238"/>
    <w:rsid w:val="00DB25AC"/>
    <w:rsid w:val="00DB3329"/>
    <w:rsid w:val="00DC3366"/>
    <w:rsid w:val="00DC3AEB"/>
    <w:rsid w:val="00DC43F7"/>
    <w:rsid w:val="00DC4AEE"/>
    <w:rsid w:val="00DC7CCB"/>
    <w:rsid w:val="00DD1C6C"/>
    <w:rsid w:val="00DD2BB1"/>
    <w:rsid w:val="00DD2F12"/>
    <w:rsid w:val="00DE2800"/>
    <w:rsid w:val="00DE60D7"/>
    <w:rsid w:val="00DE624D"/>
    <w:rsid w:val="00DE7768"/>
    <w:rsid w:val="00DF0282"/>
    <w:rsid w:val="00DF0856"/>
    <w:rsid w:val="00DF16FF"/>
    <w:rsid w:val="00DF1824"/>
    <w:rsid w:val="00DF3CA5"/>
    <w:rsid w:val="00DF442B"/>
    <w:rsid w:val="00DF58AF"/>
    <w:rsid w:val="00DF600A"/>
    <w:rsid w:val="00DF6DBB"/>
    <w:rsid w:val="00DF7346"/>
    <w:rsid w:val="00E03BB1"/>
    <w:rsid w:val="00E048B9"/>
    <w:rsid w:val="00E06D78"/>
    <w:rsid w:val="00E07728"/>
    <w:rsid w:val="00E113F6"/>
    <w:rsid w:val="00E15391"/>
    <w:rsid w:val="00E15FE9"/>
    <w:rsid w:val="00E1632E"/>
    <w:rsid w:val="00E2054A"/>
    <w:rsid w:val="00E2479B"/>
    <w:rsid w:val="00E2494B"/>
    <w:rsid w:val="00E26BD3"/>
    <w:rsid w:val="00E34846"/>
    <w:rsid w:val="00E460CD"/>
    <w:rsid w:val="00E5067E"/>
    <w:rsid w:val="00E51373"/>
    <w:rsid w:val="00E55272"/>
    <w:rsid w:val="00E56A61"/>
    <w:rsid w:val="00E570FB"/>
    <w:rsid w:val="00E57C1B"/>
    <w:rsid w:val="00E61C74"/>
    <w:rsid w:val="00E61FD7"/>
    <w:rsid w:val="00E658BD"/>
    <w:rsid w:val="00E77201"/>
    <w:rsid w:val="00E778C4"/>
    <w:rsid w:val="00E8342E"/>
    <w:rsid w:val="00E84C41"/>
    <w:rsid w:val="00E85213"/>
    <w:rsid w:val="00E9267F"/>
    <w:rsid w:val="00E95C3D"/>
    <w:rsid w:val="00EA0382"/>
    <w:rsid w:val="00EA7A92"/>
    <w:rsid w:val="00EB093B"/>
    <w:rsid w:val="00EB2EEF"/>
    <w:rsid w:val="00EB3786"/>
    <w:rsid w:val="00EB69D7"/>
    <w:rsid w:val="00EC20CD"/>
    <w:rsid w:val="00ED0CF5"/>
    <w:rsid w:val="00ED1F10"/>
    <w:rsid w:val="00ED5972"/>
    <w:rsid w:val="00EE36A3"/>
    <w:rsid w:val="00EE3D51"/>
    <w:rsid w:val="00EF05D5"/>
    <w:rsid w:val="00EF2493"/>
    <w:rsid w:val="00EF253E"/>
    <w:rsid w:val="00EF3B36"/>
    <w:rsid w:val="00EF5532"/>
    <w:rsid w:val="00F01B4C"/>
    <w:rsid w:val="00F0585B"/>
    <w:rsid w:val="00F06D12"/>
    <w:rsid w:val="00F10F0F"/>
    <w:rsid w:val="00F150B8"/>
    <w:rsid w:val="00F21EAA"/>
    <w:rsid w:val="00F311B9"/>
    <w:rsid w:val="00F311C5"/>
    <w:rsid w:val="00F32AC8"/>
    <w:rsid w:val="00F3397B"/>
    <w:rsid w:val="00F36FC0"/>
    <w:rsid w:val="00F372F2"/>
    <w:rsid w:val="00F37C92"/>
    <w:rsid w:val="00F41D70"/>
    <w:rsid w:val="00F44775"/>
    <w:rsid w:val="00F44A5C"/>
    <w:rsid w:val="00F50AC8"/>
    <w:rsid w:val="00F5313B"/>
    <w:rsid w:val="00F53C16"/>
    <w:rsid w:val="00F560D7"/>
    <w:rsid w:val="00F6024A"/>
    <w:rsid w:val="00F665B2"/>
    <w:rsid w:val="00F7056A"/>
    <w:rsid w:val="00F74D01"/>
    <w:rsid w:val="00F81420"/>
    <w:rsid w:val="00F82044"/>
    <w:rsid w:val="00F84D98"/>
    <w:rsid w:val="00F96C8A"/>
    <w:rsid w:val="00F972C4"/>
    <w:rsid w:val="00FA59E9"/>
    <w:rsid w:val="00FB1F2D"/>
    <w:rsid w:val="00FB2124"/>
    <w:rsid w:val="00FB6D0F"/>
    <w:rsid w:val="00FB6DA2"/>
    <w:rsid w:val="00FB7502"/>
    <w:rsid w:val="00FC0A5A"/>
    <w:rsid w:val="00FC6C02"/>
    <w:rsid w:val="00FD1504"/>
    <w:rsid w:val="00FD4733"/>
    <w:rsid w:val="00FD5368"/>
    <w:rsid w:val="00FE08AD"/>
    <w:rsid w:val="00FE0A4D"/>
    <w:rsid w:val="00FE3076"/>
    <w:rsid w:val="00FE3548"/>
    <w:rsid w:val="00FE4D66"/>
    <w:rsid w:val="00FE69D1"/>
    <w:rsid w:val="00FE7346"/>
    <w:rsid w:val="00FF1760"/>
    <w:rsid w:val="00FF1A4D"/>
    <w:rsid w:val="00FF23BA"/>
    <w:rsid w:val="00FF388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44A5C"/>
    <w:rPr>
      <w:sz w:val="24"/>
      <w:szCs w:val="24"/>
      <w:lang w:val="en-GB" w:eastAsia="en-GB"/>
    </w:rPr>
  </w:style>
  <w:style w:type="paragraph" w:styleId="Heading1">
    <w:name w:val="heading 1"/>
    <w:basedOn w:val="Normal"/>
    <w:next w:val="Normal"/>
    <w:link w:val="Heading1Char"/>
    <w:uiPriority w:val="99"/>
    <w:qFormat/>
    <w:rsid w:val="003C5349"/>
    <w:pPr>
      <w:keepNext/>
      <w:spacing w:before="240" w:after="60"/>
      <w:outlineLvl w:val="0"/>
    </w:pPr>
    <w:rPr>
      <w:rFonts w:ascii="Arial" w:hAnsi="Arial" w:cs="Arial"/>
      <w:b/>
      <w:bCs/>
      <w:kern w:val="32"/>
      <w:sz w:val="32"/>
      <w:szCs w:val="32"/>
      <w:lang w:val="en-US" w:eastAsia="en-US"/>
    </w:rPr>
  </w:style>
  <w:style w:type="paragraph" w:styleId="Heading2">
    <w:name w:val="heading 2"/>
    <w:basedOn w:val="Normal"/>
    <w:next w:val="Normal"/>
    <w:link w:val="Heading2Char"/>
    <w:uiPriority w:val="99"/>
    <w:qFormat/>
    <w:rsid w:val="003C5349"/>
    <w:pPr>
      <w:keepNext/>
      <w:spacing w:before="240" w:after="60"/>
      <w:outlineLvl w:val="1"/>
    </w:pPr>
    <w:rPr>
      <w:rFonts w:ascii="Arial" w:hAnsi="Arial" w:cs="Arial"/>
      <w:b/>
      <w:bCs/>
      <w:i/>
      <w:iCs/>
      <w:sz w:val="28"/>
      <w:szCs w:val="28"/>
      <w:lang w:val="en-US" w:eastAsia="en-US"/>
    </w:rPr>
  </w:style>
  <w:style w:type="paragraph" w:styleId="Heading3">
    <w:name w:val="heading 3"/>
    <w:basedOn w:val="Normal"/>
    <w:next w:val="Normal"/>
    <w:link w:val="Heading3Char"/>
    <w:qFormat/>
    <w:rsid w:val="003C5349"/>
    <w:pPr>
      <w:keepNext/>
      <w:numPr>
        <w:ilvl w:val="2"/>
        <w:numId w:val="4"/>
      </w:numPr>
      <w:spacing w:before="240" w:after="60"/>
      <w:outlineLvl w:val="2"/>
    </w:pPr>
    <w:rPr>
      <w:rFonts w:ascii="Arial" w:hAnsi="Arial" w:cs="Arial"/>
      <w:b/>
      <w:bCs/>
      <w:sz w:val="26"/>
      <w:szCs w:val="26"/>
      <w:lang w:val="en-US" w:eastAsia="en-US"/>
    </w:rPr>
  </w:style>
  <w:style w:type="paragraph" w:styleId="Heading4">
    <w:name w:val="heading 4"/>
    <w:basedOn w:val="Normal"/>
    <w:next w:val="Normal"/>
    <w:link w:val="Heading4Char"/>
    <w:qFormat/>
    <w:rsid w:val="003C5349"/>
    <w:pPr>
      <w:keepNext/>
      <w:numPr>
        <w:ilvl w:val="3"/>
        <w:numId w:val="4"/>
      </w:numPr>
      <w:spacing w:before="240" w:after="60"/>
      <w:outlineLvl w:val="3"/>
    </w:pPr>
    <w:rPr>
      <w:b/>
      <w:bCs/>
      <w:sz w:val="28"/>
      <w:szCs w:val="28"/>
      <w:lang w:val="en-US" w:eastAsia="en-US"/>
    </w:rPr>
  </w:style>
  <w:style w:type="paragraph" w:styleId="Heading5">
    <w:name w:val="heading 5"/>
    <w:basedOn w:val="Normal"/>
    <w:next w:val="Normal"/>
    <w:link w:val="Heading5Char"/>
    <w:uiPriority w:val="99"/>
    <w:qFormat/>
    <w:rsid w:val="003C5349"/>
    <w:pPr>
      <w:spacing w:before="240" w:after="60"/>
      <w:outlineLvl w:val="4"/>
    </w:pPr>
    <w:rPr>
      <w:b/>
      <w:bCs/>
      <w:i/>
      <w:iCs/>
      <w:sz w:val="26"/>
      <w:szCs w:val="26"/>
      <w:lang w:val="en-US" w:eastAsia="en-US"/>
    </w:rPr>
  </w:style>
  <w:style w:type="paragraph" w:styleId="Heading6">
    <w:name w:val="heading 6"/>
    <w:basedOn w:val="Normal"/>
    <w:next w:val="Normal"/>
    <w:link w:val="Heading6Char"/>
    <w:uiPriority w:val="99"/>
    <w:qFormat/>
    <w:rsid w:val="003C5349"/>
    <w:pPr>
      <w:spacing w:before="240" w:after="60"/>
      <w:outlineLvl w:val="5"/>
    </w:pPr>
    <w:rPr>
      <w:b/>
      <w:bCs/>
      <w:sz w:val="22"/>
      <w:szCs w:val="22"/>
      <w:lang w:val="en-US" w:eastAsia="en-US"/>
    </w:rPr>
  </w:style>
  <w:style w:type="paragraph" w:styleId="Heading7">
    <w:name w:val="heading 7"/>
    <w:basedOn w:val="Normal"/>
    <w:next w:val="Normal"/>
    <w:link w:val="Heading7Char"/>
    <w:uiPriority w:val="99"/>
    <w:qFormat/>
    <w:rsid w:val="003C5349"/>
    <w:pPr>
      <w:spacing w:before="240" w:after="60"/>
      <w:outlineLvl w:val="6"/>
    </w:pPr>
    <w:rPr>
      <w:lang w:val="en-US" w:eastAsia="en-US"/>
    </w:rPr>
  </w:style>
  <w:style w:type="paragraph" w:styleId="Heading8">
    <w:name w:val="heading 8"/>
    <w:basedOn w:val="Normal"/>
    <w:next w:val="Normal"/>
    <w:link w:val="Heading8Char"/>
    <w:uiPriority w:val="99"/>
    <w:qFormat/>
    <w:rsid w:val="003C5349"/>
    <w:pPr>
      <w:spacing w:before="240" w:after="60"/>
      <w:outlineLvl w:val="7"/>
    </w:pPr>
    <w:rPr>
      <w:i/>
      <w:iCs/>
      <w:lang w:val="en-US" w:eastAsia="en-US"/>
    </w:rPr>
  </w:style>
  <w:style w:type="paragraph" w:styleId="Heading9">
    <w:name w:val="heading 9"/>
    <w:basedOn w:val="Normal"/>
    <w:next w:val="Normal"/>
    <w:link w:val="Heading9Char"/>
    <w:uiPriority w:val="99"/>
    <w:qFormat/>
    <w:rsid w:val="003C5349"/>
    <w:pPr>
      <w:spacing w:before="240" w:after="60"/>
      <w:outlineLvl w:val="8"/>
    </w:pPr>
    <w:rPr>
      <w:rFonts w:ascii="Arial"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15A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B515A3"/>
    <w:rPr>
      <w:rFonts w:ascii="Cambria" w:hAnsi="Cambria" w:cs="Times New Roman"/>
      <w:b/>
      <w:bCs/>
      <w:i/>
      <w:iCs/>
      <w:sz w:val="28"/>
      <w:szCs w:val="28"/>
    </w:rPr>
  </w:style>
  <w:style w:type="character" w:customStyle="1" w:styleId="Heading3Char">
    <w:name w:val="Heading 3 Char"/>
    <w:basedOn w:val="DefaultParagraphFont"/>
    <w:link w:val="Heading3"/>
    <w:locked/>
    <w:rsid w:val="00B515A3"/>
    <w:rPr>
      <w:rFonts w:ascii="Arial" w:hAnsi="Arial" w:cs="Arial"/>
      <w:b/>
      <w:bCs/>
      <w:sz w:val="26"/>
      <w:szCs w:val="26"/>
    </w:rPr>
  </w:style>
  <w:style w:type="character" w:customStyle="1" w:styleId="Heading4Char">
    <w:name w:val="Heading 4 Char"/>
    <w:basedOn w:val="DefaultParagraphFont"/>
    <w:link w:val="Heading4"/>
    <w:locked/>
    <w:rsid w:val="00B515A3"/>
    <w:rPr>
      <w:b/>
      <w:bCs/>
      <w:sz w:val="28"/>
      <w:szCs w:val="28"/>
    </w:rPr>
  </w:style>
  <w:style w:type="character" w:customStyle="1" w:styleId="Heading5Char">
    <w:name w:val="Heading 5 Char"/>
    <w:basedOn w:val="DefaultParagraphFont"/>
    <w:link w:val="Heading5"/>
    <w:uiPriority w:val="99"/>
    <w:semiHidden/>
    <w:locked/>
    <w:rsid w:val="00B515A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B515A3"/>
    <w:rPr>
      <w:rFonts w:ascii="Calibri" w:hAnsi="Calibri" w:cs="Times New Roman"/>
      <w:b/>
      <w:bCs/>
    </w:rPr>
  </w:style>
  <w:style w:type="character" w:customStyle="1" w:styleId="Heading7Char">
    <w:name w:val="Heading 7 Char"/>
    <w:basedOn w:val="DefaultParagraphFont"/>
    <w:link w:val="Heading7"/>
    <w:uiPriority w:val="99"/>
    <w:semiHidden/>
    <w:locked/>
    <w:rsid w:val="00B515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B515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B515A3"/>
    <w:rPr>
      <w:rFonts w:ascii="Cambria" w:hAnsi="Cambria" w:cs="Times New Roman"/>
    </w:rPr>
  </w:style>
  <w:style w:type="paragraph" w:styleId="Header">
    <w:name w:val="header"/>
    <w:basedOn w:val="Normal"/>
    <w:link w:val="HeaderChar"/>
    <w:uiPriority w:val="99"/>
    <w:semiHidden/>
    <w:rsid w:val="003C5349"/>
    <w:pPr>
      <w:tabs>
        <w:tab w:val="center" w:pos="4320"/>
        <w:tab w:val="right" w:pos="8640"/>
      </w:tabs>
    </w:pPr>
    <w:rPr>
      <w:lang w:val="en-US" w:eastAsia="en-US"/>
    </w:rPr>
  </w:style>
  <w:style w:type="character" w:customStyle="1" w:styleId="HeaderChar">
    <w:name w:val="Header Char"/>
    <w:basedOn w:val="DefaultParagraphFont"/>
    <w:link w:val="Header"/>
    <w:uiPriority w:val="99"/>
    <w:semiHidden/>
    <w:locked/>
    <w:rsid w:val="00B515A3"/>
    <w:rPr>
      <w:rFonts w:cs="Times New Roman"/>
      <w:sz w:val="24"/>
      <w:szCs w:val="24"/>
    </w:rPr>
  </w:style>
  <w:style w:type="paragraph" w:styleId="Footer">
    <w:name w:val="footer"/>
    <w:basedOn w:val="Normal"/>
    <w:link w:val="FooterChar"/>
    <w:uiPriority w:val="99"/>
    <w:rsid w:val="003C5349"/>
    <w:pPr>
      <w:tabs>
        <w:tab w:val="center" w:pos="4320"/>
        <w:tab w:val="right" w:pos="8640"/>
      </w:tabs>
      <w:jc w:val="right"/>
    </w:pPr>
    <w:rPr>
      <w:rFonts w:ascii="EYInterstate Light" w:hAnsi="EYInterstate Light"/>
      <w:sz w:val="16"/>
      <w:lang w:val="en-US" w:eastAsia="en-US"/>
    </w:rPr>
  </w:style>
  <w:style w:type="character" w:customStyle="1" w:styleId="FooterChar">
    <w:name w:val="Footer Char"/>
    <w:basedOn w:val="DefaultParagraphFont"/>
    <w:link w:val="Footer"/>
    <w:uiPriority w:val="99"/>
    <w:locked/>
    <w:rsid w:val="00B515A3"/>
    <w:rPr>
      <w:rFonts w:cs="Times New Roman"/>
      <w:sz w:val="24"/>
      <w:szCs w:val="24"/>
    </w:rPr>
  </w:style>
  <w:style w:type="table" w:styleId="TableGrid">
    <w:name w:val="Table Grid"/>
    <w:basedOn w:val="TableNormal"/>
    <w:uiPriority w:val="99"/>
    <w:rsid w:val="003C5349"/>
    <w:rPr>
      <w:rFonts w:ascii="Arial" w:hAnsi="Arial"/>
      <w:sz w:val="18"/>
    </w:rPr>
    <w:tblPr>
      <w:tblInd w:w="0" w:type="dxa"/>
      <w:tblCellMar>
        <w:top w:w="0" w:type="dxa"/>
        <w:left w:w="57" w:type="dxa"/>
        <w:bottom w:w="0" w:type="dxa"/>
        <w:right w:w="57" w:type="dxa"/>
      </w:tblCellMar>
    </w:tblPr>
    <w:tblStylePr w:type="firstRow">
      <w:rPr>
        <w:rFonts w:cs="Times New Roman"/>
      </w:rPr>
      <w:tblPr/>
      <w:trPr>
        <w:tblHeader/>
      </w:trPr>
    </w:tblStylePr>
    <w:tblStylePr w:type="lastRow">
      <w:rPr>
        <w:rFonts w:cs="Times New Roman"/>
      </w:rPr>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uiPriority w:val="99"/>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uiPriority w:val="99"/>
    <w:semiHidden/>
    <w:rsid w:val="003C5349"/>
  </w:style>
  <w:style w:type="paragraph" w:customStyle="1" w:styleId="EYBoldsubjectheading">
    <w:name w:val="EY Bold subject heading"/>
    <w:basedOn w:val="EYNormal"/>
    <w:next w:val="EYBodytextwithparaspace"/>
    <w:link w:val="EYBoldsubjectheadingChar"/>
    <w:uiPriority w:val="99"/>
    <w:semiHidden/>
    <w:rsid w:val="003C5349"/>
    <w:pPr>
      <w:keepNext/>
      <w:spacing w:before="120" w:after="240"/>
    </w:pPr>
    <w:rPr>
      <w:b/>
      <w:sz w:val="26"/>
    </w:rPr>
  </w:style>
  <w:style w:type="paragraph" w:customStyle="1" w:styleId="EYClosure">
    <w:name w:val="EY Closure"/>
    <w:basedOn w:val="EYBodytextwithoutparaspace"/>
    <w:next w:val="EYBodytextwithoutparaspace"/>
    <w:uiPriority w:val="99"/>
    <w:semiHidden/>
    <w:rsid w:val="003C5349"/>
    <w:pPr>
      <w:spacing w:after="1040"/>
    </w:pPr>
  </w:style>
  <w:style w:type="paragraph" w:customStyle="1" w:styleId="EYAttachment">
    <w:name w:val="EY Attachment"/>
    <w:basedOn w:val="EYBodytextwithoutparaspace"/>
    <w:next w:val="EYBodytextwithoutparaspace"/>
    <w:uiPriority w:val="99"/>
    <w:semiHidden/>
    <w:rsid w:val="003C5349"/>
    <w:pPr>
      <w:spacing w:before="260"/>
    </w:pPr>
  </w:style>
  <w:style w:type="paragraph" w:customStyle="1" w:styleId="EYContinuationheader">
    <w:name w:val="EY Continuation header"/>
    <w:basedOn w:val="EYBodytextwithoutparaspace"/>
    <w:uiPriority w:val="99"/>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uiPriority w:val="99"/>
    <w:semiHidden/>
    <w:rsid w:val="003C5349"/>
    <w:pPr>
      <w:spacing w:after="120"/>
    </w:pPr>
    <w:rPr>
      <w:sz w:val="22"/>
    </w:rPr>
  </w:style>
  <w:style w:type="paragraph" w:customStyle="1" w:styleId="EYHeading3">
    <w:name w:val="EY Heading 3"/>
    <w:basedOn w:val="EYHeading1"/>
    <w:next w:val="EYBodytextwithparaspace"/>
    <w:uiPriority w:val="99"/>
    <w:semiHidden/>
    <w:rsid w:val="003C5349"/>
    <w:pPr>
      <w:spacing w:after="120"/>
    </w:pPr>
    <w:rPr>
      <w:i/>
      <w:sz w:val="22"/>
    </w:rPr>
  </w:style>
  <w:style w:type="paragraph" w:customStyle="1" w:styleId="EYHeading1">
    <w:name w:val="EY Heading 1"/>
    <w:basedOn w:val="EYNormal"/>
    <w:next w:val="EYBodytextwithparaspace"/>
    <w:link w:val="EYHeading1Char"/>
    <w:uiPriority w:val="99"/>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uiPriority w:val="99"/>
    <w:semiHidden/>
    <w:rsid w:val="003C5349"/>
    <w:pPr>
      <w:spacing w:after="240"/>
    </w:pPr>
  </w:style>
  <w:style w:type="character" w:customStyle="1" w:styleId="EYNormalChar">
    <w:name w:val="EY Normal Char"/>
    <w:basedOn w:val="DefaultParagraphFont"/>
    <w:link w:val="EYNormal"/>
    <w:uiPriority w:val="99"/>
    <w:semiHidden/>
    <w:locked/>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uiPriority w:val="99"/>
    <w:locked/>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uiPriority w:val="99"/>
    <w:locked/>
    <w:rsid w:val="003C5349"/>
    <w:rPr>
      <w:rFonts w:ascii="Arial" w:hAnsi="Arial"/>
      <w:kern w:val="12"/>
      <w:sz w:val="22"/>
      <w:szCs w:val="24"/>
      <w:lang w:val="en-GB" w:eastAsia="en-US" w:bidi="ar-SA"/>
    </w:rPr>
  </w:style>
  <w:style w:type="paragraph" w:customStyle="1" w:styleId="EYDate">
    <w:name w:val="EY Date"/>
    <w:basedOn w:val="EYBodytextwithoutparaspace"/>
    <w:uiPriority w:val="99"/>
    <w:semiHidden/>
    <w:rsid w:val="003C5349"/>
  </w:style>
  <w:style w:type="paragraph" w:customStyle="1" w:styleId="EYBulletedtext1">
    <w:name w:val="EY Bulleted text 1"/>
    <w:basedOn w:val="EYBodytextwithparaspace"/>
    <w:uiPriority w:val="99"/>
    <w:semiHidden/>
    <w:rsid w:val="003C5349"/>
    <w:pPr>
      <w:numPr>
        <w:numId w:val="1"/>
      </w:numPr>
    </w:pPr>
  </w:style>
  <w:style w:type="paragraph" w:customStyle="1" w:styleId="EYBulletedtext2">
    <w:name w:val="EY Bulleted text 2"/>
    <w:basedOn w:val="EYBodytextwithparaspace"/>
    <w:uiPriority w:val="99"/>
    <w:semiHidden/>
    <w:rsid w:val="003C5349"/>
    <w:pPr>
      <w:numPr>
        <w:ilvl w:val="1"/>
        <w:numId w:val="1"/>
      </w:numPr>
    </w:pPr>
  </w:style>
  <w:style w:type="paragraph" w:customStyle="1" w:styleId="EYNumber">
    <w:name w:val="EY Number"/>
    <w:basedOn w:val="EYNormal"/>
    <w:uiPriority w:val="99"/>
    <w:semiHidden/>
    <w:rsid w:val="003C5349"/>
    <w:pPr>
      <w:numPr>
        <w:numId w:val="2"/>
      </w:numPr>
      <w:spacing w:after="240"/>
    </w:pPr>
  </w:style>
  <w:style w:type="paragraph" w:customStyle="1" w:styleId="EYLetter">
    <w:name w:val="EY Letter"/>
    <w:basedOn w:val="EYNumber"/>
    <w:uiPriority w:val="99"/>
    <w:semiHidden/>
    <w:rsid w:val="003C5349"/>
    <w:pPr>
      <w:numPr>
        <w:ilvl w:val="1"/>
      </w:numPr>
    </w:pPr>
  </w:style>
  <w:style w:type="paragraph" w:customStyle="1" w:styleId="AlphaBullet">
    <w:name w:val="Alpha Bullet"/>
    <w:basedOn w:val="Normal"/>
    <w:uiPriority w:val="99"/>
    <w:semiHidden/>
    <w:rsid w:val="003C5349"/>
    <w:rPr>
      <w:lang w:val="en-US" w:eastAsia="en-US"/>
    </w:rPr>
  </w:style>
  <w:style w:type="paragraph" w:customStyle="1" w:styleId="RomanBullet">
    <w:name w:val="Roman Bullet"/>
    <w:basedOn w:val="Normal"/>
    <w:uiPriority w:val="99"/>
    <w:semiHidden/>
    <w:rsid w:val="003C5349"/>
    <w:rPr>
      <w:lang w:val="en-US" w:eastAsia="en-US"/>
    </w:rPr>
  </w:style>
  <w:style w:type="character" w:styleId="PageNumber">
    <w:name w:val="page number"/>
    <w:basedOn w:val="EYNormalChar"/>
    <w:uiPriority w:val="99"/>
    <w:rsid w:val="003C5349"/>
    <w:rPr>
      <w:rFonts w:ascii="Arial" w:hAnsi="Arial"/>
      <w:kern w:val="12"/>
      <w:sz w:val="22"/>
      <w:szCs w:val="24"/>
      <w:lang w:val="en-GB" w:eastAsia="en-US" w:bidi="ar-SA"/>
    </w:rPr>
  </w:style>
  <w:style w:type="paragraph" w:customStyle="1" w:styleId="EYTabletext">
    <w:name w:val="EY Table text"/>
    <w:basedOn w:val="EYNormal"/>
    <w:uiPriority w:val="99"/>
    <w:rsid w:val="003C5349"/>
    <w:pPr>
      <w:spacing w:before="60" w:after="60"/>
    </w:pPr>
    <w:rPr>
      <w:rFonts w:ascii="EYInterstate Light" w:hAnsi="EYInterstate Light"/>
      <w:sz w:val="18"/>
    </w:rPr>
  </w:style>
  <w:style w:type="paragraph" w:customStyle="1" w:styleId="EYTableheading">
    <w:name w:val="EY Table heading"/>
    <w:basedOn w:val="EYTabletext"/>
    <w:uiPriority w:val="99"/>
    <w:semiHidden/>
    <w:rsid w:val="003C5349"/>
    <w:rPr>
      <w:rFonts w:ascii="EYInterstate" w:hAnsi="EYInterstate"/>
      <w:bCs/>
    </w:rPr>
  </w:style>
  <w:style w:type="paragraph" w:customStyle="1" w:styleId="EYSource">
    <w:name w:val="EY Source"/>
    <w:basedOn w:val="EYNormal"/>
    <w:next w:val="EYBodytextwithparaspace"/>
    <w:uiPriority w:val="99"/>
    <w:semiHidden/>
    <w:rsid w:val="003C5349"/>
    <w:pPr>
      <w:spacing w:before="60" w:after="240" w:line="260" w:lineRule="exact"/>
    </w:pPr>
    <w:rPr>
      <w:i/>
      <w:sz w:val="14"/>
    </w:rPr>
  </w:style>
  <w:style w:type="paragraph" w:customStyle="1" w:styleId="EYBusinessaddress">
    <w:name w:val="EY Business address"/>
    <w:basedOn w:val="EYNormal"/>
    <w:uiPriority w:val="99"/>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uiPriority w:val="99"/>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uiPriority w:val="99"/>
    <w:rsid w:val="00AC00C6"/>
    <w:pPr>
      <w:tabs>
        <w:tab w:val="right" w:pos="9810"/>
      </w:tabs>
    </w:pPr>
    <w:rPr>
      <w:rFonts w:ascii="EYInterstate" w:hAnsi="EYInterstate"/>
      <w:sz w:val="16"/>
    </w:rPr>
  </w:style>
  <w:style w:type="paragraph" w:customStyle="1" w:styleId="EYDocumentprompts">
    <w:name w:val="EY Document prompts"/>
    <w:basedOn w:val="EYNormal"/>
    <w:uiPriority w:val="99"/>
    <w:semiHidden/>
    <w:rsid w:val="003C5349"/>
    <w:pPr>
      <w:spacing w:before="60" w:after="60" w:line="240" w:lineRule="atLeast"/>
    </w:pPr>
    <w:rPr>
      <w:sz w:val="20"/>
    </w:rPr>
  </w:style>
  <w:style w:type="paragraph" w:customStyle="1" w:styleId="EYHeadertext">
    <w:name w:val="EY Header text"/>
    <w:basedOn w:val="EYFootertext"/>
    <w:uiPriority w:val="99"/>
    <w:rsid w:val="00524293"/>
    <w:pPr>
      <w:spacing w:after="360" w:line="360" w:lineRule="exact"/>
    </w:pPr>
  </w:style>
  <w:style w:type="paragraph" w:customStyle="1" w:styleId="EYTablebullet1">
    <w:name w:val="EY Table bullet 1"/>
    <w:basedOn w:val="EYTabletext"/>
    <w:uiPriority w:val="99"/>
    <w:rsid w:val="003C5349"/>
    <w:pPr>
      <w:numPr>
        <w:numId w:val="3"/>
      </w:numPr>
    </w:pPr>
  </w:style>
  <w:style w:type="paragraph" w:customStyle="1" w:styleId="EYTablebullet2">
    <w:name w:val="EY Table bullet 2"/>
    <w:basedOn w:val="EYTablebullet1"/>
    <w:uiPriority w:val="99"/>
    <w:rsid w:val="003C5349"/>
    <w:pPr>
      <w:numPr>
        <w:ilvl w:val="1"/>
      </w:numPr>
    </w:pPr>
  </w:style>
  <w:style w:type="character" w:customStyle="1" w:styleId="EYBoldsubjectheadingChar">
    <w:name w:val="EY Bold subject heading Char"/>
    <w:basedOn w:val="EYNormalChar"/>
    <w:link w:val="EYBoldsubjectheading"/>
    <w:uiPriority w:val="99"/>
    <w:locked/>
    <w:rsid w:val="003C5349"/>
    <w:rPr>
      <w:rFonts w:ascii="Arial" w:hAnsi="Arial"/>
      <w:b/>
      <w:kern w:val="12"/>
      <w:sz w:val="22"/>
      <w:szCs w:val="24"/>
      <w:lang w:val="en-GB" w:eastAsia="en-US" w:bidi="ar-SA"/>
    </w:rPr>
  </w:style>
  <w:style w:type="character" w:customStyle="1" w:styleId="EYHeading1Char">
    <w:name w:val="EY Heading 1 Char"/>
    <w:basedOn w:val="EYBoldsubjectheadingChar"/>
    <w:link w:val="EYHeading1"/>
    <w:uiPriority w:val="99"/>
    <w:locked/>
    <w:rsid w:val="003C5349"/>
    <w:rPr>
      <w:rFonts w:ascii="Arial" w:hAnsi="Arial"/>
      <w:b/>
      <w:kern w:val="12"/>
      <w:sz w:val="22"/>
      <w:szCs w:val="24"/>
      <w:lang w:val="en-GB" w:eastAsia="en-US" w:bidi="ar-SA"/>
    </w:rPr>
  </w:style>
  <w:style w:type="character" w:customStyle="1" w:styleId="EYHeading2Char">
    <w:name w:val="EY Heading 2 Char"/>
    <w:basedOn w:val="EYHeading1Char"/>
    <w:link w:val="EYHeading2"/>
    <w:uiPriority w:val="99"/>
    <w:locked/>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uiPriority w:val="99"/>
    <w:qFormat/>
    <w:rsid w:val="003C5349"/>
    <w:pPr>
      <w:keepNext/>
      <w:suppressAutoHyphens w:val="0"/>
      <w:spacing w:after="60" w:line="200" w:lineRule="exact"/>
      <w:outlineLvl w:val="0"/>
    </w:pPr>
    <w:rPr>
      <w:b/>
      <w:bCs/>
      <w:sz w:val="16"/>
    </w:rPr>
  </w:style>
  <w:style w:type="table" w:customStyle="1" w:styleId="108">
    <w:name w:val="108"/>
    <w:uiPriority w:val="99"/>
    <w:rsid w:val="00697CB6"/>
    <w:pPr>
      <w:widowControl w:val="0"/>
      <w:autoSpaceDE w:val="0"/>
      <w:autoSpaceDN w:val="0"/>
      <w:adjustRightInd w:val="0"/>
    </w:pPr>
    <w:rPr>
      <w:sz w:val="24"/>
      <w:szCs w:val="24"/>
    </w:rPr>
    <w:tblPr>
      <w:tblInd w:w="0" w:type="dxa"/>
      <w:tblBorders>
        <w:insideH w:val="single" w:sz="4" w:space="0" w:color="CCCBCD"/>
      </w:tblBorders>
      <w:tblCellMar>
        <w:top w:w="0" w:type="dxa"/>
        <w:left w:w="0" w:type="dxa"/>
        <w:bottom w:w="0" w:type="dxa"/>
        <w:right w:w="28" w:type="dxa"/>
      </w:tblCellMar>
    </w:tblPr>
  </w:style>
  <w:style w:type="paragraph" w:styleId="CommentText">
    <w:name w:val="annotation text"/>
    <w:basedOn w:val="Normal"/>
    <w:link w:val="CommentTextChar"/>
    <w:uiPriority w:val="99"/>
    <w:semiHidden/>
    <w:rsid w:val="003C5349"/>
    <w:rPr>
      <w:sz w:val="20"/>
      <w:szCs w:val="20"/>
      <w:lang w:val="en-US" w:eastAsia="en-US"/>
    </w:rPr>
  </w:style>
  <w:style w:type="character" w:customStyle="1" w:styleId="CommentTextChar">
    <w:name w:val="Comment Text Char"/>
    <w:basedOn w:val="DefaultParagraphFont"/>
    <w:link w:val="CommentText"/>
    <w:uiPriority w:val="99"/>
    <w:semiHidden/>
    <w:locked/>
    <w:rsid w:val="00B515A3"/>
    <w:rPr>
      <w:rFonts w:cs="Times New Roman"/>
      <w:sz w:val="20"/>
      <w:szCs w:val="20"/>
    </w:rPr>
  </w:style>
  <w:style w:type="paragraph" w:styleId="CommentSubject">
    <w:name w:val="annotation subject"/>
    <w:basedOn w:val="CommentText"/>
    <w:next w:val="CommentText"/>
    <w:link w:val="CommentSubjectChar"/>
    <w:uiPriority w:val="99"/>
    <w:semiHidden/>
    <w:rsid w:val="003C5349"/>
    <w:pPr>
      <w:overflowPunct w:val="0"/>
      <w:autoSpaceDE w:val="0"/>
      <w:autoSpaceDN w:val="0"/>
      <w:adjustRightInd w:val="0"/>
      <w:spacing w:before="80" w:after="100" w:line="260" w:lineRule="atLeast"/>
      <w:textAlignment w:val="baseline"/>
    </w:pPr>
    <w:rPr>
      <w:b/>
      <w:bCs/>
      <w:lang w:val="en-GB"/>
    </w:rPr>
  </w:style>
  <w:style w:type="character" w:customStyle="1" w:styleId="CommentSubjectChar">
    <w:name w:val="Comment Subject Char"/>
    <w:basedOn w:val="CommentTextChar"/>
    <w:link w:val="CommentSubject"/>
    <w:uiPriority w:val="99"/>
    <w:semiHidden/>
    <w:locked/>
    <w:rsid w:val="00B515A3"/>
    <w:rPr>
      <w:rFonts w:cs="Times New Roman"/>
      <w:b/>
      <w:bCs/>
      <w:sz w:val="20"/>
      <w:szCs w:val="20"/>
    </w:rPr>
  </w:style>
  <w:style w:type="paragraph" w:styleId="BalloonText">
    <w:name w:val="Balloon Text"/>
    <w:basedOn w:val="Normal"/>
    <w:link w:val="BalloonTextChar"/>
    <w:uiPriority w:val="99"/>
    <w:semiHidden/>
    <w:rsid w:val="003C5349"/>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locked/>
    <w:rsid w:val="00B515A3"/>
    <w:rPr>
      <w:rFonts w:cs="Times New Roman"/>
      <w:sz w:val="2"/>
    </w:rPr>
  </w:style>
  <w:style w:type="character" w:styleId="CommentReference">
    <w:name w:val="annotation reference"/>
    <w:basedOn w:val="DefaultParagraphFont"/>
    <w:uiPriority w:val="99"/>
    <w:semiHidden/>
    <w:rsid w:val="003C5349"/>
    <w:rPr>
      <w:rFonts w:cs="Times New Roman"/>
      <w:sz w:val="16"/>
      <w:szCs w:val="16"/>
    </w:rPr>
  </w:style>
  <w:style w:type="paragraph" w:customStyle="1" w:styleId="Headline1">
    <w:name w:val="Headline 1"/>
    <w:basedOn w:val="Heading1"/>
    <w:uiPriority w:val="99"/>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lang w:val="en-US" w:eastAsia="en-US"/>
    </w:rPr>
  </w:style>
  <w:style w:type="character" w:customStyle="1" w:styleId="Subhead1Char">
    <w:name w:val="Subhead 1 Char"/>
    <w:basedOn w:val="DefaultParagraphFont"/>
    <w:link w:val="Subhead1"/>
    <w:uiPriority w:val="99"/>
    <w:locked/>
    <w:rsid w:val="00C04235"/>
    <w:rPr>
      <w:rFonts w:ascii="EYInterstate" w:hAnsi="EYInterstate"/>
      <w:b/>
      <w:bCs/>
      <w:color w:val="646464"/>
      <w:sz w:val="28"/>
      <w:szCs w:val="28"/>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lang w:val="en-US" w:eastAsia="en-US"/>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locked/>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uiPriority w:val="39"/>
    <w:qFormat/>
    <w:rsid w:val="003C5349"/>
    <w:pPr>
      <w:tabs>
        <w:tab w:val="right" w:leader="dot" w:pos="9761"/>
      </w:tabs>
      <w:spacing w:before="120" w:after="40"/>
    </w:pPr>
    <w:rPr>
      <w:rFonts w:ascii="EYInterstate Light" w:hAnsi="EYInterstate Light"/>
      <w:b/>
      <w:noProof/>
      <w:lang w:val="en-US" w:eastAsia="en-US"/>
    </w:rPr>
  </w:style>
  <w:style w:type="character" w:styleId="Hyperlink">
    <w:name w:val="Hyperlink"/>
    <w:basedOn w:val="DefaultParagraphFont"/>
    <w:uiPriority w:val="99"/>
    <w:rsid w:val="003C5349"/>
    <w:rPr>
      <w:rFonts w:cs="Times New Roman"/>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uiPriority w:val="99"/>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uiPriority w:val="99"/>
    <w:locked/>
    <w:rsid w:val="00C04235"/>
    <w:rPr>
      <w:rFonts w:ascii="EYInterstate" w:hAnsi="EYInterstate"/>
      <w:b/>
      <w:bCs/>
      <w:color w:val="646464"/>
      <w:sz w:val="22"/>
      <w:szCs w:val="28"/>
    </w:rPr>
  </w:style>
  <w:style w:type="table" w:styleId="TableProfessional">
    <w:name w:val="Table Professional"/>
    <w:basedOn w:val="TableNormal"/>
    <w:uiPriority w:val="99"/>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39"/>
    <w:qFormat/>
    <w:rsid w:val="003C5349"/>
    <w:pPr>
      <w:spacing w:after="60"/>
      <w:ind w:left="245"/>
    </w:pPr>
    <w:rPr>
      <w:rFonts w:ascii="EYInterstate Light" w:hAnsi="EYInterstate Light"/>
      <w:sz w:val="20"/>
      <w:lang w:val="en-US" w:eastAsia="en-US"/>
    </w:rPr>
  </w:style>
  <w:style w:type="paragraph" w:customStyle="1" w:styleId="contents">
    <w:name w:val="contents"/>
    <w:basedOn w:val="Headline1"/>
    <w:uiPriority w:val="99"/>
    <w:rsid w:val="003C5349"/>
  </w:style>
  <w:style w:type="paragraph" w:customStyle="1" w:styleId="Subhead2">
    <w:name w:val="Subhead 2"/>
    <w:basedOn w:val="Subhead1"/>
    <w:next w:val="EYBodyText"/>
    <w:link w:val="Subhead2Char"/>
    <w:uiPriority w:val="99"/>
    <w:rsid w:val="00C04235"/>
    <w:pPr>
      <w:numPr>
        <w:ilvl w:val="1"/>
      </w:numPr>
    </w:pPr>
    <w:rPr>
      <w:sz w:val="22"/>
    </w:rPr>
  </w:style>
  <w:style w:type="character" w:styleId="PlaceholderText">
    <w:name w:val="Placeholder Text"/>
    <w:basedOn w:val="DefaultParagraphFont"/>
    <w:uiPriority w:val="99"/>
    <w:semiHidden/>
    <w:rsid w:val="00FF1760"/>
    <w:rPr>
      <w:rFonts w:cs="Times New Roman"/>
      <w:color w:val="808080"/>
    </w:rPr>
  </w:style>
  <w:style w:type="paragraph" w:customStyle="1" w:styleId="EYBodyTextBullet1">
    <w:name w:val="EY Body Text Bullet 1"/>
    <w:basedOn w:val="EYBodyText"/>
    <w:qFormat/>
    <w:rsid w:val="006178A5"/>
    <w:pPr>
      <w:numPr>
        <w:numId w:val="6"/>
      </w:numPr>
    </w:pPr>
  </w:style>
  <w:style w:type="character" w:styleId="FollowedHyperlink">
    <w:name w:val="FollowedHyperlink"/>
    <w:basedOn w:val="DefaultParagraphFont"/>
    <w:uiPriority w:val="99"/>
    <w:semiHidden/>
    <w:unhideWhenUsed/>
    <w:rsid w:val="00B2435C"/>
    <w:rPr>
      <w:color w:val="800080" w:themeColor="followedHyperlink"/>
      <w:u w:val="single"/>
    </w:rPr>
  </w:style>
  <w:style w:type="character" w:customStyle="1" w:styleId="TDContents">
    <w:name w:val="TDContents"/>
    <w:basedOn w:val="DefaultParagraphFont"/>
    <w:rsid w:val="00810418"/>
    <w:rPr>
      <w:rFonts w:ascii="Arial Unicode MS" w:hAnsi="Arial Unicode MS"/>
    </w:rPr>
  </w:style>
  <w:style w:type="paragraph" w:styleId="TOCHeading">
    <w:name w:val="TOC Heading"/>
    <w:basedOn w:val="Heading1"/>
    <w:next w:val="Normal"/>
    <w:uiPriority w:val="39"/>
    <w:semiHidden/>
    <w:unhideWhenUsed/>
    <w:qFormat/>
    <w:rsid w:val="00DF734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unhideWhenUsed/>
    <w:qFormat/>
    <w:locked/>
    <w:rsid w:val="0021444E"/>
    <w:pPr>
      <w:spacing w:after="100" w:line="276" w:lineRule="auto"/>
      <w:ind w:left="440"/>
    </w:pPr>
    <w:rPr>
      <w:rFonts w:asciiTheme="minorHAnsi" w:eastAsiaTheme="minorEastAsia" w:hAnsiTheme="minorHAnsi" w:cstheme="minorBidi"/>
      <w:sz w:val="22"/>
      <w:szCs w:val="22"/>
      <w:lang w:val="en-US" w:eastAsia="en-US"/>
    </w:rPr>
  </w:style>
  <w:style w:type="numbering" w:customStyle="1" w:styleId="Numberedheading1">
    <w:name w:val="Numbered heading 1"/>
    <w:uiPriority w:val="99"/>
    <w:rsid w:val="00470C95"/>
    <w:pPr>
      <w:numPr>
        <w:numId w:val="9"/>
      </w:numPr>
    </w:pPr>
  </w:style>
  <w:style w:type="paragraph" w:customStyle="1" w:styleId="F151A7F96C4F45E1830F562CBA13E68B">
    <w:name w:val="F151A7F96C4F45E1830F562CBA13E68B"/>
    <w:rsid w:val="00470C95"/>
    <w:pPr>
      <w:spacing w:after="200" w:line="276" w:lineRule="auto"/>
    </w:pPr>
    <w:rPr>
      <w:rFonts w:asciiTheme="minorHAnsi" w:eastAsiaTheme="minorEastAsia" w:hAnsiTheme="minorHAnsi" w:cstheme="minorBidi"/>
      <w:sz w:val="22"/>
      <w:szCs w:val="22"/>
    </w:rPr>
  </w:style>
  <w:style w:type="paragraph" w:customStyle="1" w:styleId="Subheader3">
    <w:name w:val="Subheader 3"/>
    <w:basedOn w:val="Subhead2"/>
    <w:rsid w:val="00712DE2"/>
    <w:pPr>
      <w:numPr>
        <w:ilvl w:val="0"/>
        <w:numId w:val="0"/>
      </w:numPr>
      <w:ind w:left="284"/>
    </w:pPr>
    <w:rPr>
      <w:sz w:val="20"/>
    </w:rPr>
  </w:style>
  <w:style w:type="paragraph" w:customStyle="1" w:styleId="Heading11">
    <w:name w:val="Heading 1.1"/>
    <w:basedOn w:val="Normal"/>
    <w:link w:val="Heading11Char"/>
    <w:qFormat/>
    <w:rsid w:val="00712DE2"/>
    <w:pPr>
      <w:keepNext/>
      <w:numPr>
        <w:ilvl w:val="1"/>
        <w:numId w:val="11"/>
      </w:numPr>
      <w:spacing w:before="240" w:after="120" w:line="280" w:lineRule="exact"/>
    </w:pPr>
    <w:rPr>
      <w:rFonts w:ascii="EYInterstate" w:hAnsi="EYInterstate"/>
      <w:b/>
      <w:bCs/>
      <w:color w:val="646464"/>
      <w:sz w:val="22"/>
      <w:szCs w:val="28"/>
      <w:lang w:val="en-US" w:eastAsia="en-US"/>
    </w:rPr>
  </w:style>
  <w:style w:type="character" w:customStyle="1" w:styleId="Heading11Char">
    <w:name w:val="Heading 1.1 Char"/>
    <w:basedOn w:val="DefaultParagraphFont"/>
    <w:link w:val="Heading11"/>
    <w:rsid w:val="00712DE2"/>
    <w:rPr>
      <w:rFonts w:ascii="EYInterstate" w:hAnsi="EYInterstate"/>
      <w:b/>
      <w:bCs/>
      <w:color w:val="646464"/>
      <w:sz w:val="22"/>
      <w:szCs w:val="28"/>
    </w:rPr>
  </w:style>
  <w:style w:type="paragraph" w:styleId="DocumentMap">
    <w:name w:val="Document Map"/>
    <w:basedOn w:val="Normal"/>
    <w:link w:val="DocumentMapChar"/>
    <w:uiPriority w:val="99"/>
    <w:semiHidden/>
    <w:unhideWhenUsed/>
    <w:rsid w:val="005D0526"/>
    <w:rPr>
      <w:rFonts w:ascii="Tahoma" w:hAnsi="Tahoma" w:cs="Tahoma"/>
      <w:sz w:val="16"/>
      <w:szCs w:val="16"/>
      <w:lang w:val="en-US" w:eastAsia="en-US"/>
    </w:rPr>
  </w:style>
  <w:style w:type="character" w:customStyle="1" w:styleId="DocumentMapChar">
    <w:name w:val="Document Map Char"/>
    <w:basedOn w:val="DefaultParagraphFont"/>
    <w:link w:val="DocumentMap"/>
    <w:uiPriority w:val="99"/>
    <w:semiHidden/>
    <w:rsid w:val="005D0526"/>
    <w:rPr>
      <w:rFonts w:ascii="Tahoma" w:hAnsi="Tahoma" w:cs="Tahoma"/>
      <w:sz w:val="16"/>
      <w:szCs w:val="16"/>
    </w:rPr>
  </w:style>
  <w:style w:type="paragraph" w:customStyle="1" w:styleId="TableList">
    <w:name w:val="Table List"/>
    <w:basedOn w:val="Normal"/>
    <w:qFormat/>
    <w:rsid w:val="00B84E58"/>
    <w:pPr>
      <w:spacing w:after="40"/>
    </w:pPr>
    <w:rPr>
      <w:rFonts w:asciiTheme="minorHAnsi" w:eastAsiaTheme="minorHAnsi" w:hAnsiTheme="minorHAnsi" w:cstheme="minorBidi"/>
      <w:sz w:val="22"/>
      <w:szCs w:val="22"/>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locked="1" w:semiHidden="0" w:uiPriority="0" w:qFormat="1"/>
    <w:lsdException w:name="heading 1" w:locked="1" w:semiHidden="0" w:uiPriority="0" w:qFormat="1"/>
    <w:lsdException w:name="heading 2" w:locked="1" w:semiHidden="0" w:uiPriority="0" w:qFormat="1"/>
    <w:lsdException w:name="heading 3" w:locked="1" w:semiHidden="0" w:uiPriority="0" w:qFormat="1"/>
    <w:lsdException w:name="heading 4" w:locked="1" w:semiHidden="0" w:uiPriority="0" w:qFormat="1"/>
    <w:lsdException w:name="heading 5" w:locked="1" w:semiHidden="0" w:uiPriority="0" w:qFormat="1"/>
    <w:lsdException w:name="heading 6" w:locked="1" w:semiHidden="0" w:uiPriority="0" w:qFormat="1"/>
    <w:lsdException w:name="heading 7" w:locked="1" w:semiHidden="0" w:uiPriority="0" w:qFormat="1"/>
    <w:lsdException w:name="heading 8" w:locked="1" w:semiHidden="0" w:uiPriority="0" w:qFormat="1"/>
    <w:lsdException w:name="heading 9" w:locked="1" w:semiHidden="0" w:uiPriority="0"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locked="1" w:semiHidden="0" w:uiPriority="39" w:qFormat="1"/>
    <w:lsdException w:name="toc 2" w:locked="1" w:semiHidden="0" w:uiPriority="39" w:qFormat="1"/>
    <w:lsdException w:name="toc 3" w:locked="1" w:semiHidden="0" w:uiPriority="39" w:qFormat="1"/>
    <w:lsdException w:name="toc 4" w:locked="1" w:semiHidden="0" w:uiPriority="0"/>
    <w:lsdException w:name="toc 5" w:locked="1" w:semiHidden="0" w:uiPriority="0"/>
    <w:lsdException w:name="toc 6" w:locked="1" w:semiHidden="0" w:uiPriority="0"/>
    <w:lsdException w:name="toc 7" w:locked="1" w:semiHidden="0" w:uiPriority="0"/>
    <w:lsdException w:name="toc 8" w:locked="1" w:semiHidden="0" w:uiPriority="0"/>
    <w:lsdException w:name="toc 9" w:locked="1" w:semiHidden="0" w:uiPriority="0"/>
    <w:lsdException w:name="Normal Indent" w:unhideWhenUsed="1"/>
    <w:lsdException w:name="footnote text" w:unhideWhenUsed="1"/>
    <w:lsdException w:name="annotation text" w:unhideWhenUsed="1"/>
    <w:lsdException w:name="header" w:unhideWhenUsed="1"/>
    <w:lsdException w:name="footer" w:unhideWhenUsed="1"/>
    <w:lsdException w:name="index heading" w:unhideWhenUsed="1"/>
    <w:lsdException w:name="caption" w:locked="1" w:semiHidden="0" w:uiPriority="0" w:qFormat="1"/>
    <w:lsdException w:name="table of figures" w:unhideWhenUsed="1"/>
    <w:lsdException w:name="envelope address" w:unhideWhenUsed="1"/>
    <w:lsdException w:name="envelope return" w:unhideWhenUsed="1"/>
    <w:lsdException w:name="footnote reference" w:unhideWhenUsed="1"/>
    <w:lsdException w:name="annotation reference" w:unhideWhenUsed="1"/>
    <w:lsdException w:name="line number" w:unhideWhenUsed="1"/>
    <w:lsdException w:name="pag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locked="1" w:semiHidden="0" w:uiPriority="0" w:qFormat="1"/>
    <w:lsdException w:name="Closing" w:unhideWhenUsed="1"/>
    <w:lsdException w:name="Signature" w:unhideWhenUsed="1"/>
    <w:lsdException w:name="Default Paragraph Font" w:locked="1" w:semiHidden="0" w:uiPriority="0"/>
    <w:lsdException w:name="Body Text" w:unhideWhenUsed="1"/>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locked="1" w:semiHidden="0" w:uiPriority="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Block Text" w:unhideWhenUsed="1"/>
    <w:lsdException w:name="Hyperlink" w:unhideWhenUsed="1"/>
    <w:lsdException w:name="FollowedHyperlink" w:unhideWhenUsed="1"/>
    <w:lsdException w:name="Strong" w:locked="1" w:semiHidden="0" w:uiPriority="0" w:qFormat="1"/>
    <w:lsdException w:name="Emphasis" w:locked="1" w:semiHidden="0" w:uiPriority="0" w:qFormat="1"/>
    <w:lsdException w:name="Document Map" w:unhideWhenUsed="1"/>
    <w:lsdException w:name="Plain Text" w:unhideWhenUsed="1"/>
    <w:lsdException w:name="E-mail Signature" w:unhideWhenUsed="1"/>
    <w:lsdException w:name="HTML Top of Form" w:unhideWhenUsed="1"/>
    <w:lsdException w:name="HTML Bottom of Form" w:unhideWhenUsed="1"/>
    <w:lsdException w:name="Normal (Web)"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annotation subject"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Balloon Text" w:unhideWhenUsed="1"/>
    <w:lsdException w:name="Table Grid" w:locked="1"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44A5C"/>
    <w:rPr>
      <w:sz w:val="24"/>
      <w:szCs w:val="24"/>
      <w:lang w:val="en-GB" w:eastAsia="en-GB"/>
    </w:rPr>
  </w:style>
  <w:style w:type="paragraph" w:styleId="Heading1">
    <w:name w:val="heading 1"/>
    <w:basedOn w:val="Normal"/>
    <w:next w:val="Normal"/>
    <w:link w:val="Heading1Char"/>
    <w:uiPriority w:val="99"/>
    <w:qFormat/>
    <w:rsid w:val="003C5349"/>
    <w:pPr>
      <w:keepNext/>
      <w:spacing w:before="240" w:after="60"/>
      <w:outlineLvl w:val="0"/>
    </w:pPr>
    <w:rPr>
      <w:rFonts w:ascii="Arial" w:hAnsi="Arial" w:cs="Arial"/>
      <w:b/>
      <w:bCs/>
      <w:kern w:val="32"/>
      <w:sz w:val="32"/>
      <w:szCs w:val="32"/>
      <w:lang w:val="en-US" w:eastAsia="en-US"/>
    </w:rPr>
  </w:style>
  <w:style w:type="paragraph" w:styleId="Heading2">
    <w:name w:val="heading 2"/>
    <w:basedOn w:val="Normal"/>
    <w:next w:val="Normal"/>
    <w:link w:val="Heading2Char"/>
    <w:uiPriority w:val="99"/>
    <w:qFormat/>
    <w:rsid w:val="003C5349"/>
    <w:pPr>
      <w:keepNext/>
      <w:spacing w:before="240" w:after="60"/>
      <w:outlineLvl w:val="1"/>
    </w:pPr>
    <w:rPr>
      <w:rFonts w:ascii="Arial" w:hAnsi="Arial" w:cs="Arial"/>
      <w:b/>
      <w:bCs/>
      <w:i/>
      <w:iCs/>
      <w:sz w:val="28"/>
      <w:szCs w:val="28"/>
      <w:lang w:val="en-US" w:eastAsia="en-US"/>
    </w:rPr>
  </w:style>
  <w:style w:type="paragraph" w:styleId="Heading3">
    <w:name w:val="heading 3"/>
    <w:basedOn w:val="Normal"/>
    <w:next w:val="Normal"/>
    <w:link w:val="Heading3Char"/>
    <w:qFormat/>
    <w:rsid w:val="003C5349"/>
    <w:pPr>
      <w:keepNext/>
      <w:numPr>
        <w:ilvl w:val="2"/>
        <w:numId w:val="4"/>
      </w:numPr>
      <w:spacing w:before="240" w:after="60"/>
      <w:outlineLvl w:val="2"/>
    </w:pPr>
    <w:rPr>
      <w:rFonts w:ascii="Arial" w:hAnsi="Arial" w:cs="Arial"/>
      <w:b/>
      <w:bCs/>
      <w:sz w:val="26"/>
      <w:szCs w:val="26"/>
      <w:lang w:val="en-US" w:eastAsia="en-US"/>
    </w:rPr>
  </w:style>
  <w:style w:type="paragraph" w:styleId="Heading4">
    <w:name w:val="heading 4"/>
    <w:basedOn w:val="Normal"/>
    <w:next w:val="Normal"/>
    <w:link w:val="Heading4Char"/>
    <w:qFormat/>
    <w:rsid w:val="003C5349"/>
    <w:pPr>
      <w:keepNext/>
      <w:numPr>
        <w:ilvl w:val="3"/>
        <w:numId w:val="4"/>
      </w:numPr>
      <w:spacing w:before="240" w:after="60"/>
      <w:outlineLvl w:val="3"/>
    </w:pPr>
    <w:rPr>
      <w:b/>
      <w:bCs/>
      <w:sz w:val="28"/>
      <w:szCs w:val="28"/>
      <w:lang w:val="en-US" w:eastAsia="en-US"/>
    </w:rPr>
  </w:style>
  <w:style w:type="paragraph" w:styleId="Heading5">
    <w:name w:val="heading 5"/>
    <w:basedOn w:val="Normal"/>
    <w:next w:val="Normal"/>
    <w:link w:val="Heading5Char"/>
    <w:uiPriority w:val="99"/>
    <w:qFormat/>
    <w:rsid w:val="003C5349"/>
    <w:pPr>
      <w:spacing w:before="240" w:after="60"/>
      <w:outlineLvl w:val="4"/>
    </w:pPr>
    <w:rPr>
      <w:b/>
      <w:bCs/>
      <w:i/>
      <w:iCs/>
      <w:sz w:val="26"/>
      <w:szCs w:val="26"/>
      <w:lang w:val="en-US" w:eastAsia="en-US"/>
    </w:rPr>
  </w:style>
  <w:style w:type="paragraph" w:styleId="Heading6">
    <w:name w:val="heading 6"/>
    <w:basedOn w:val="Normal"/>
    <w:next w:val="Normal"/>
    <w:link w:val="Heading6Char"/>
    <w:uiPriority w:val="99"/>
    <w:qFormat/>
    <w:rsid w:val="003C5349"/>
    <w:pPr>
      <w:spacing w:before="240" w:after="60"/>
      <w:outlineLvl w:val="5"/>
    </w:pPr>
    <w:rPr>
      <w:b/>
      <w:bCs/>
      <w:sz w:val="22"/>
      <w:szCs w:val="22"/>
      <w:lang w:val="en-US" w:eastAsia="en-US"/>
    </w:rPr>
  </w:style>
  <w:style w:type="paragraph" w:styleId="Heading7">
    <w:name w:val="heading 7"/>
    <w:basedOn w:val="Normal"/>
    <w:next w:val="Normal"/>
    <w:link w:val="Heading7Char"/>
    <w:uiPriority w:val="99"/>
    <w:qFormat/>
    <w:rsid w:val="003C5349"/>
    <w:pPr>
      <w:spacing w:before="240" w:after="60"/>
      <w:outlineLvl w:val="6"/>
    </w:pPr>
    <w:rPr>
      <w:lang w:val="en-US" w:eastAsia="en-US"/>
    </w:rPr>
  </w:style>
  <w:style w:type="paragraph" w:styleId="Heading8">
    <w:name w:val="heading 8"/>
    <w:basedOn w:val="Normal"/>
    <w:next w:val="Normal"/>
    <w:link w:val="Heading8Char"/>
    <w:uiPriority w:val="99"/>
    <w:qFormat/>
    <w:rsid w:val="003C5349"/>
    <w:pPr>
      <w:spacing w:before="240" w:after="60"/>
      <w:outlineLvl w:val="7"/>
    </w:pPr>
    <w:rPr>
      <w:i/>
      <w:iCs/>
      <w:lang w:val="en-US" w:eastAsia="en-US"/>
    </w:rPr>
  </w:style>
  <w:style w:type="paragraph" w:styleId="Heading9">
    <w:name w:val="heading 9"/>
    <w:basedOn w:val="Normal"/>
    <w:next w:val="Normal"/>
    <w:link w:val="Heading9Char"/>
    <w:uiPriority w:val="99"/>
    <w:qFormat/>
    <w:rsid w:val="003C5349"/>
    <w:pPr>
      <w:spacing w:before="240" w:after="60"/>
      <w:outlineLvl w:val="8"/>
    </w:pPr>
    <w:rPr>
      <w:rFonts w:ascii="Arial" w:hAnsi="Arial" w:cs="Arial"/>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B515A3"/>
    <w:rPr>
      <w:rFonts w:ascii="Cambria" w:hAnsi="Cambria" w:cs="Times New Roman"/>
      <w:b/>
      <w:bCs/>
      <w:kern w:val="32"/>
      <w:sz w:val="32"/>
      <w:szCs w:val="32"/>
    </w:rPr>
  </w:style>
  <w:style w:type="character" w:customStyle="1" w:styleId="Heading2Char">
    <w:name w:val="Heading 2 Char"/>
    <w:basedOn w:val="DefaultParagraphFont"/>
    <w:link w:val="Heading2"/>
    <w:uiPriority w:val="99"/>
    <w:semiHidden/>
    <w:locked/>
    <w:rsid w:val="00B515A3"/>
    <w:rPr>
      <w:rFonts w:ascii="Cambria" w:hAnsi="Cambria" w:cs="Times New Roman"/>
      <w:b/>
      <w:bCs/>
      <w:i/>
      <w:iCs/>
      <w:sz w:val="28"/>
      <w:szCs w:val="28"/>
    </w:rPr>
  </w:style>
  <w:style w:type="character" w:customStyle="1" w:styleId="Heading3Char">
    <w:name w:val="Heading 3 Char"/>
    <w:basedOn w:val="DefaultParagraphFont"/>
    <w:link w:val="Heading3"/>
    <w:locked/>
    <w:rsid w:val="00B515A3"/>
    <w:rPr>
      <w:rFonts w:ascii="Arial" w:hAnsi="Arial" w:cs="Arial"/>
      <w:b/>
      <w:bCs/>
      <w:sz w:val="26"/>
      <w:szCs w:val="26"/>
    </w:rPr>
  </w:style>
  <w:style w:type="character" w:customStyle="1" w:styleId="Heading4Char">
    <w:name w:val="Heading 4 Char"/>
    <w:basedOn w:val="DefaultParagraphFont"/>
    <w:link w:val="Heading4"/>
    <w:locked/>
    <w:rsid w:val="00B515A3"/>
    <w:rPr>
      <w:b/>
      <w:bCs/>
      <w:sz w:val="28"/>
      <w:szCs w:val="28"/>
    </w:rPr>
  </w:style>
  <w:style w:type="character" w:customStyle="1" w:styleId="Heading5Char">
    <w:name w:val="Heading 5 Char"/>
    <w:basedOn w:val="DefaultParagraphFont"/>
    <w:link w:val="Heading5"/>
    <w:uiPriority w:val="99"/>
    <w:semiHidden/>
    <w:locked/>
    <w:rsid w:val="00B515A3"/>
    <w:rPr>
      <w:rFonts w:ascii="Calibri" w:hAnsi="Calibri" w:cs="Times New Roman"/>
      <w:b/>
      <w:bCs/>
      <w:i/>
      <w:iCs/>
      <w:sz w:val="26"/>
      <w:szCs w:val="26"/>
    </w:rPr>
  </w:style>
  <w:style w:type="character" w:customStyle="1" w:styleId="Heading6Char">
    <w:name w:val="Heading 6 Char"/>
    <w:basedOn w:val="DefaultParagraphFont"/>
    <w:link w:val="Heading6"/>
    <w:uiPriority w:val="99"/>
    <w:semiHidden/>
    <w:locked/>
    <w:rsid w:val="00B515A3"/>
    <w:rPr>
      <w:rFonts w:ascii="Calibri" w:hAnsi="Calibri" w:cs="Times New Roman"/>
      <w:b/>
      <w:bCs/>
    </w:rPr>
  </w:style>
  <w:style w:type="character" w:customStyle="1" w:styleId="Heading7Char">
    <w:name w:val="Heading 7 Char"/>
    <w:basedOn w:val="DefaultParagraphFont"/>
    <w:link w:val="Heading7"/>
    <w:uiPriority w:val="99"/>
    <w:semiHidden/>
    <w:locked/>
    <w:rsid w:val="00B515A3"/>
    <w:rPr>
      <w:rFonts w:ascii="Calibri" w:hAnsi="Calibri" w:cs="Times New Roman"/>
      <w:sz w:val="24"/>
      <w:szCs w:val="24"/>
    </w:rPr>
  </w:style>
  <w:style w:type="character" w:customStyle="1" w:styleId="Heading8Char">
    <w:name w:val="Heading 8 Char"/>
    <w:basedOn w:val="DefaultParagraphFont"/>
    <w:link w:val="Heading8"/>
    <w:uiPriority w:val="99"/>
    <w:semiHidden/>
    <w:locked/>
    <w:rsid w:val="00B515A3"/>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sid w:val="00B515A3"/>
    <w:rPr>
      <w:rFonts w:ascii="Cambria" w:hAnsi="Cambria" w:cs="Times New Roman"/>
    </w:rPr>
  </w:style>
  <w:style w:type="paragraph" w:styleId="Header">
    <w:name w:val="header"/>
    <w:basedOn w:val="Normal"/>
    <w:link w:val="HeaderChar"/>
    <w:uiPriority w:val="99"/>
    <w:semiHidden/>
    <w:rsid w:val="003C5349"/>
    <w:pPr>
      <w:tabs>
        <w:tab w:val="center" w:pos="4320"/>
        <w:tab w:val="right" w:pos="8640"/>
      </w:tabs>
    </w:pPr>
    <w:rPr>
      <w:lang w:val="en-US" w:eastAsia="en-US"/>
    </w:rPr>
  </w:style>
  <w:style w:type="character" w:customStyle="1" w:styleId="HeaderChar">
    <w:name w:val="Header Char"/>
    <w:basedOn w:val="DefaultParagraphFont"/>
    <w:link w:val="Header"/>
    <w:uiPriority w:val="99"/>
    <w:semiHidden/>
    <w:locked/>
    <w:rsid w:val="00B515A3"/>
    <w:rPr>
      <w:rFonts w:cs="Times New Roman"/>
      <w:sz w:val="24"/>
      <w:szCs w:val="24"/>
    </w:rPr>
  </w:style>
  <w:style w:type="paragraph" w:styleId="Footer">
    <w:name w:val="footer"/>
    <w:basedOn w:val="Normal"/>
    <w:link w:val="FooterChar"/>
    <w:uiPriority w:val="99"/>
    <w:rsid w:val="003C5349"/>
    <w:pPr>
      <w:tabs>
        <w:tab w:val="center" w:pos="4320"/>
        <w:tab w:val="right" w:pos="8640"/>
      </w:tabs>
      <w:jc w:val="right"/>
    </w:pPr>
    <w:rPr>
      <w:rFonts w:ascii="EYInterstate Light" w:hAnsi="EYInterstate Light"/>
      <w:sz w:val="16"/>
      <w:lang w:val="en-US" w:eastAsia="en-US"/>
    </w:rPr>
  </w:style>
  <w:style w:type="character" w:customStyle="1" w:styleId="FooterChar">
    <w:name w:val="Footer Char"/>
    <w:basedOn w:val="DefaultParagraphFont"/>
    <w:link w:val="Footer"/>
    <w:uiPriority w:val="99"/>
    <w:locked/>
    <w:rsid w:val="00B515A3"/>
    <w:rPr>
      <w:rFonts w:cs="Times New Roman"/>
      <w:sz w:val="24"/>
      <w:szCs w:val="24"/>
    </w:rPr>
  </w:style>
  <w:style w:type="table" w:styleId="TableGrid">
    <w:name w:val="Table Grid"/>
    <w:basedOn w:val="TableNormal"/>
    <w:uiPriority w:val="99"/>
    <w:rsid w:val="003C5349"/>
    <w:rPr>
      <w:rFonts w:ascii="Arial" w:hAnsi="Arial"/>
      <w:sz w:val="18"/>
    </w:rPr>
    <w:tblPr>
      <w:tblInd w:w="0" w:type="dxa"/>
      <w:tblCellMar>
        <w:top w:w="0" w:type="dxa"/>
        <w:left w:w="57" w:type="dxa"/>
        <w:bottom w:w="0" w:type="dxa"/>
        <w:right w:w="57" w:type="dxa"/>
      </w:tblCellMar>
    </w:tblPr>
    <w:tblStylePr w:type="firstRow">
      <w:rPr>
        <w:rFonts w:cs="Times New Roman"/>
      </w:rPr>
      <w:tblPr/>
      <w:trPr>
        <w:tblHeader/>
      </w:trPr>
    </w:tblStylePr>
    <w:tblStylePr w:type="lastRow">
      <w:rPr>
        <w:rFonts w:cs="Times New Roman"/>
      </w:rPr>
      <w:tblPr/>
      <w:tcPr>
        <w:tcBorders>
          <w:top w:val="nil"/>
          <w:left w:val="nil"/>
          <w:bottom w:val="nil"/>
          <w:right w:val="nil"/>
          <w:insideH w:val="nil"/>
          <w:insideV w:val="nil"/>
          <w:tl2br w:val="nil"/>
          <w:tr2bl w:val="nil"/>
        </w:tcBorders>
      </w:tcPr>
    </w:tblStylePr>
  </w:style>
  <w:style w:type="paragraph" w:customStyle="1" w:styleId="EYNormal">
    <w:name w:val="EY Normal"/>
    <w:link w:val="EYNormalChar"/>
    <w:uiPriority w:val="99"/>
    <w:semiHidden/>
    <w:rsid w:val="003C5349"/>
    <w:pPr>
      <w:suppressAutoHyphens/>
    </w:pPr>
    <w:rPr>
      <w:rFonts w:ascii="Arial" w:hAnsi="Arial"/>
      <w:kern w:val="12"/>
      <w:sz w:val="22"/>
      <w:szCs w:val="24"/>
      <w:lang w:val="en-GB"/>
    </w:rPr>
  </w:style>
  <w:style w:type="paragraph" w:customStyle="1" w:styleId="EYBodytextwithoutparaspace">
    <w:name w:val="EY Body text (without para space)"/>
    <w:basedOn w:val="EYNormal"/>
    <w:link w:val="EYBodytextwithoutparaspaceCharChar"/>
    <w:uiPriority w:val="99"/>
    <w:semiHidden/>
    <w:rsid w:val="003C5349"/>
  </w:style>
  <w:style w:type="paragraph" w:customStyle="1" w:styleId="EYBoldsubjectheading">
    <w:name w:val="EY Bold subject heading"/>
    <w:basedOn w:val="EYNormal"/>
    <w:next w:val="EYBodytextwithparaspace"/>
    <w:link w:val="EYBoldsubjectheadingChar"/>
    <w:uiPriority w:val="99"/>
    <w:semiHidden/>
    <w:rsid w:val="003C5349"/>
    <w:pPr>
      <w:keepNext/>
      <w:spacing w:before="120" w:after="240"/>
    </w:pPr>
    <w:rPr>
      <w:b/>
      <w:sz w:val="26"/>
    </w:rPr>
  </w:style>
  <w:style w:type="paragraph" w:customStyle="1" w:styleId="EYClosure">
    <w:name w:val="EY Closure"/>
    <w:basedOn w:val="EYBodytextwithoutparaspace"/>
    <w:next w:val="EYBodytextwithoutparaspace"/>
    <w:uiPriority w:val="99"/>
    <w:semiHidden/>
    <w:rsid w:val="003C5349"/>
    <w:pPr>
      <w:spacing w:after="1040"/>
    </w:pPr>
  </w:style>
  <w:style w:type="paragraph" w:customStyle="1" w:styleId="EYAttachment">
    <w:name w:val="EY Attachment"/>
    <w:basedOn w:val="EYBodytextwithoutparaspace"/>
    <w:next w:val="EYBodytextwithoutparaspace"/>
    <w:uiPriority w:val="99"/>
    <w:semiHidden/>
    <w:rsid w:val="003C5349"/>
    <w:pPr>
      <w:spacing w:before="260"/>
    </w:pPr>
  </w:style>
  <w:style w:type="paragraph" w:customStyle="1" w:styleId="EYContinuationheader">
    <w:name w:val="EY Continuation header"/>
    <w:basedOn w:val="EYBodytextwithoutparaspace"/>
    <w:uiPriority w:val="99"/>
    <w:semiHidden/>
    <w:rsid w:val="003C5349"/>
    <w:pPr>
      <w:tabs>
        <w:tab w:val="left" w:pos="2495"/>
      </w:tabs>
      <w:spacing w:before="360"/>
      <w:jc w:val="right"/>
    </w:pPr>
  </w:style>
  <w:style w:type="paragraph" w:customStyle="1" w:styleId="EYHeading2">
    <w:name w:val="EY Heading 2"/>
    <w:basedOn w:val="EYHeading1"/>
    <w:next w:val="EYBodytextwithparaspace"/>
    <w:link w:val="EYHeading2Char"/>
    <w:uiPriority w:val="99"/>
    <w:semiHidden/>
    <w:rsid w:val="003C5349"/>
    <w:pPr>
      <w:spacing w:after="120"/>
    </w:pPr>
    <w:rPr>
      <w:sz w:val="22"/>
    </w:rPr>
  </w:style>
  <w:style w:type="paragraph" w:customStyle="1" w:styleId="EYHeading3">
    <w:name w:val="EY Heading 3"/>
    <w:basedOn w:val="EYHeading1"/>
    <w:next w:val="EYBodytextwithparaspace"/>
    <w:uiPriority w:val="99"/>
    <w:semiHidden/>
    <w:rsid w:val="003C5349"/>
    <w:pPr>
      <w:spacing w:after="120"/>
    </w:pPr>
    <w:rPr>
      <w:i/>
      <w:sz w:val="22"/>
    </w:rPr>
  </w:style>
  <w:style w:type="paragraph" w:customStyle="1" w:styleId="EYHeading1">
    <w:name w:val="EY Heading 1"/>
    <w:basedOn w:val="EYNormal"/>
    <w:next w:val="EYBodytextwithparaspace"/>
    <w:link w:val="EYHeading1Char"/>
    <w:uiPriority w:val="99"/>
    <w:semiHidden/>
    <w:rsid w:val="003C5349"/>
    <w:pPr>
      <w:keepNext/>
      <w:spacing w:before="120" w:after="240"/>
    </w:pPr>
    <w:rPr>
      <w:b/>
      <w:sz w:val="26"/>
    </w:rPr>
  </w:style>
  <w:style w:type="paragraph" w:customStyle="1" w:styleId="EYBodytextwithparaspace">
    <w:name w:val="EY Body text (with para space)"/>
    <w:basedOn w:val="EYBodytextwithoutparaspace"/>
    <w:link w:val="EYBodytextwithparaspaceChar"/>
    <w:uiPriority w:val="99"/>
    <w:semiHidden/>
    <w:rsid w:val="003C5349"/>
    <w:pPr>
      <w:spacing w:after="240"/>
    </w:pPr>
  </w:style>
  <w:style w:type="character" w:customStyle="1" w:styleId="EYNormalChar">
    <w:name w:val="EY Normal Char"/>
    <w:basedOn w:val="DefaultParagraphFont"/>
    <w:link w:val="EYNormal"/>
    <w:uiPriority w:val="99"/>
    <w:semiHidden/>
    <w:locked/>
    <w:rsid w:val="003C5349"/>
    <w:rPr>
      <w:rFonts w:ascii="Arial" w:hAnsi="Arial"/>
      <w:kern w:val="12"/>
      <w:sz w:val="22"/>
      <w:szCs w:val="24"/>
      <w:lang w:val="en-GB" w:eastAsia="en-US" w:bidi="ar-SA"/>
    </w:rPr>
  </w:style>
  <w:style w:type="character" w:customStyle="1" w:styleId="EYBodytextwithoutparaspaceCharChar">
    <w:name w:val="EY Body text (without para space) Char Char"/>
    <w:basedOn w:val="EYNormalChar"/>
    <w:link w:val="EYBodytextwithoutparaspace"/>
    <w:uiPriority w:val="99"/>
    <w:locked/>
    <w:rsid w:val="003C5349"/>
    <w:rPr>
      <w:rFonts w:ascii="Arial" w:hAnsi="Arial"/>
      <w:kern w:val="12"/>
      <w:sz w:val="22"/>
      <w:szCs w:val="24"/>
      <w:lang w:val="en-GB" w:eastAsia="en-US" w:bidi="ar-SA"/>
    </w:rPr>
  </w:style>
  <w:style w:type="character" w:customStyle="1" w:styleId="EYBodytextwithparaspaceChar">
    <w:name w:val="EY Body text (with para space) Char"/>
    <w:basedOn w:val="EYBodytextwithoutparaspaceCharChar"/>
    <w:link w:val="EYBodytextwithparaspace"/>
    <w:uiPriority w:val="99"/>
    <w:locked/>
    <w:rsid w:val="003C5349"/>
    <w:rPr>
      <w:rFonts w:ascii="Arial" w:hAnsi="Arial"/>
      <w:kern w:val="12"/>
      <w:sz w:val="22"/>
      <w:szCs w:val="24"/>
      <w:lang w:val="en-GB" w:eastAsia="en-US" w:bidi="ar-SA"/>
    </w:rPr>
  </w:style>
  <w:style w:type="paragraph" w:customStyle="1" w:styleId="EYDate">
    <w:name w:val="EY Date"/>
    <w:basedOn w:val="EYBodytextwithoutparaspace"/>
    <w:uiPriority w:val="99"/>
    <w:semiHidden/>
    <w:rsid w:val="003C5349"/>
  </w:style>
  <w:style w:type="paragraph" w:customStyle="1" w:styleId="EYBulletedtext1">
    <w:name w:val="EY Bulleted text 1"/>
    <w:basedOn w:val="EYBodytextwithparaspace"/>
    <w:uiPriority w:val="99"/>
    <w:semiHidden/>
    <w:rsid w:val="003C5349"/>
    <w:pPr>
      <w:numPr>
        <w:numId w:val="1"/>
      </w:numPr>
    </w:pPr>
  </w:style>
  <w:style w:type="paragraph" w:customStyle="1" w:styleId="EYBulletedtext2">
    <w:name w:val="EY Bulleted text 2"/>
    <w:basedOn w:val="EYBodytextwithparaspace"/>
    <w:uiPriority w:val="99"/>
    <w:semiHidden/>
    <w:rsid w:val="003C5349"/>
    <w:pPr>
      <w:numPr>
        <w:ilvl w:val="1"/>
        <w:numId w:val="1"/>
      </w:numPr>
    </w:pPr>
  </w:style>
  <w:style w:type="paragraph" w:customStyle="1" w:styleId="EYNumber">
    <w:name w:val="EY Number"/>
    <w:basedOn w:val="EYNormal"/>
    <w:uiPriority w:val="99"/>
    <w:semiHidden/>
    <w:rsid w:val="003C5349"/>
    <w:pPr>
      <w:numPr>
        <w:numId w:val="2"/>
      </w:numPr>
      <w:spacing w:after="240"/>
    </w:pPr>
  </w:style>
  <w:style w:type="paragraph" w:customStyle="1" w:styleId="EYLetter">
    <w:name w:val="EY Letter"/>
    <w:basedOn w:val="EYNumber"/>
    <w:uiPriority w:val="99"/>
    <w:semiHidden/>
    <w:rsid w:val="003C5349"/>
    <w:pPr>
      <w:numPr>
        <w:ilvl w:val="1"/>
      </w:numPr>
    </w:pPr>
  </w:style>
  <w:style w:type="paragraph" w:customStyle="1" w:styleId="AlphaBullet">
    <w:name w:val="Alpha Bullet"/>
    <w:basedOn w:val="Normal"/>
    <w:uiPriority w:val="99"/>
    <w:semiHidden/>
    <w:rsid w:val="003C5349"/>
    <w:rPr>
      <w:lang w:val="en-US" w:eastAsia="en-US"/>
    </w:rPr>
  </w:style>
  <w:style w:type="paragraph" w:customStyle="1" w:styleId="RomanBullet">
    <w:name w:val="Roman Bullet"/>
    <w:basedOn w:val="Normal"/>
    <w:uiPriority w:val="99"/>
    <w:semiHidden/>
    <w:rsid w:val="003C5349"/>
    <w:rPr>
      <w:lang w:val="en-US" w:eastAsia="en-US"/>
    </w:rPr>
  </w:style>
  <w:style w:type="character" w:styleId="PageNumber">
    <w:name w:val="page number"/>
    <w:basedOn w:val="EYNormalChar"/>
    <w:uiPriority w:val="99"/>
    <w:rsid w:val="003C5349"/>
    <w:rPr>
      <w:rFonts w:ascii="Arial" w:hAnsi="Arial"/>
      <w:kern w:val="12"/>
      <w:sz w:val="22"/>
      <w:szCs w:val="24"/>
      <w:lang w:val="en-GB" w:eastAsia="en-US" w:bidi="ar-SA"/>
    </w:rPr>
  </w:style>
  <w:style w:type="paragraph" w:customStyle="1" w:styleId="EYTabletext">
    <w:name w:val="EY Table text"/>
    <w:basedOn w:val="EYNormal"/>
    <w:uiPriority w:val="99"/>
    <w:rsid w:val="003C5349"/>
    <w:pPr>
      <w:spacing w:before="60" w:after="60"/>
    </w:pPr>
    <w:rPr>
      <w:rFonts w:ascii="EYInterstate Light" w:hAnsi="EYInterstate Light"/>
      <w:sz w:val="18"/>
    </w:rPr>
  </w:style>
  <w:style w:type="paragraph" w:customStyle="1" w:styleId="EYTableheading">
    <w:name w:val="EY Table heading"/>
    <w:basedOn w:val="EYTabletext"/>
    <w:uiPriority w:val="99"/>
    <w:semiHidden/>
    <w:rsid w:val="003C5349"/>
    <w:rPr>
      <w:rFonts w:ascii="EYInterstate" w:hAnsi="EYInterstate"/>
      <w:bCs/>
    </w:rPr>
  </w:style>
  <w:style w:type="paragraph" w:customStyle="1" w:styleId="EYSource">
    <w:name w:val="EY Source"/>
    <w:basedOn w:val="EYNormal"/>
    <w:next w:val="EYBodytextwithparaspace"/>
    <w:uiPriority w:val="99"/>
    <w:semiHidden/>
    <w:rsid w:val="003C5349"/>
    <w:pPr>
      <w:spacing w:before="60" w:after="240" w:line="260" w:lineRule="exact"/>
    </w:pPr>
    <w:rPr>
      <w:i/>
      <w:sz w:val="14"/>
    </w:rPr>
  </w:style>
  <w:style w:type="paragraph" w:customStyle="1" w:styleId="EYBusinessaddress">
    <w:name w:val="EY Business address"/>
    <w:basedOn w:val="EYNormal"/>
    <w:uiPriority w:val="99"/>
    <w:semiHidden/>
    <w:rsid w:val="003C5349"/>
    <w:pPr>
      <w:spacing w:line="170" w:lineRule="atLeast"/>
    </w:pPr>
    <w:rPr>
      <w:color w:val="666666"/>
      <w:sz w:val="15"/>
    </w:rPr>
  </w:style>
  <w:style w:type="paragraph" w:customStyle="1" w:styleId="EYBusinessaddressbold">
    <w:name w:val="EY Business address (bold)"/>
    <w:basedOn w:val="EYBusinessaddress"/>
    <w:next w:val="EYBusinessaddress"/>
    <w:uiPriority w:val="99"/>
    <w:semiHidden/>
    <w:rsid w:val="003C5349"/>
    <w:rPr>
      <w:b/>
    </w:rPr>
  </w:style>
  <w:style w:type="paragraph" w:customStyle="1" w:styleId="EYLetterbullet1">
    <w:name w:val="EY Letter bullet 1"/>
    <w:basedOn w:val="EYNormal"/>
    <w:semiHidden/>
    <w:rsid w:val="003C5349"/>
    <w:pPr>
      <w:numPr>
        <w:numId w:val="4"/>
      </w:numPr>
      <w:spacing w:after="260" w:line="260" w:lineRule="exact"/>
    </w:pPr>
  </w:style>
  <w:style w:type="paragraph" w:customStyle="1" w:styleId="EYFootertext">
    <w:name w:val="EY Footer text"/>
    <w:basedOn w:val="EYBodyText"/>
    <w:uiPriority w:val="99"/>
    <w:rsid w:val="00AC00C6"/>
    <w:pPr>
      <w:tabs>
        <w:tab w:val="right" w:pos="9810"/>
      </w:tabs>
    </w:pPr>
    <w:rPr>
      <w:rFonts w:ascii="EYInterstate" w:hAnsi="EYInterstate"/>
      <w:sz w:val="16"/>
    </w:rPr>
  </w:style>
  <w:style w:type="paragraph" w:customStyle="1" w:styleId="EYDocumentprompts">
    <w:name w:val="EY Document prompts"/>
    <w:basedOn w:val="EYNormal"/>
    <w:uiPriority w:val="99"/>
    <w:semiHidden/>
    <w:rsid w:val="003C5349"/>
    <w:pPr>
      <w:spacing w:before="60" w:after="60" w:line="240" w:lineRule="atLeast"/>
    </w:pPr>
    <w:rPr>
      <w:sz w:val="20"/>
    </w:rPr>
  </w:style>
  <w:style w:type="paragraph" w:customStyle="1" w:styleId="EYHeadertext">
    <w:name w:val="EY Header text"/>
    <w:basedOn w:val="EYFootertext"/>
    <w:uiPriority w:val="99"/>
    <w:rsid w:val="00524293"/>
    <w:pPr>
      <w:spacing w:after="360" w:line="360" w:lineRule="exact"/>
    </w:pPr>
  </w:style>
  <w:style w:type="paragraph" w:customStyle="1" w:styleId="EYTablebullet1">
    <w:name w:val="EY Table bullet 1"/>
    <w:basedOn w:val="EYTabletext"/>
    <w:uiPriority w:val="99"/>
    <w:rsid w:val="003C5349"/>
    <w:pPr>
      <w:numPr>
        <w:numId w:val="3"/>
      </w:numPr>
    </w:pPr>
  </w:style>
  <w:style w:type="paragraph" w:customStyle="1" w:styleId="EYTablebullet2">
    <w:name w:val="EY Table bullet 2"/>
    <w:basedOn w:val="EYTablebullet1"/>
    <w:uiPriority w:val="99"/>
    <w:rsid w:val="003C5349"/>
    <w:pPr>
      <w:numPr>
        <w:ilvl w:val="1"/>
      </w:numPr>
    </w:pPr>
  </w:style>
  <w:style w:type="character" w:customStyle="1" w:styleId="EYBoldsubjectheadingChar">
    <w:name w:val="EY Bold subject heading Char"/>
    <w:basedOn w:val="EYNormalChar"/>
    <w:link w:val="EYBoldsubjectheading"/>
    <w:uiPriority w:val="99"/>
    <w:locked/>
    <w:rsid w:val="003C5349"/>
    <w:rPr>
      <w:rFonts w:ascii="Arial" w:hAnsi="Arial"/>
      <w:b/>
      <w:kern w:val="12"/>
      <w:sz w:val="22"/>
      <w:szCs w:val="24"/>
      <w:lang w:val="en-GB" w:eastAsia="en-US" w:bidi="ar-SA"/>
    </w:rPr>
  </w:style>
  <w:style w:type="character" w:customStyle="1" w:styleId="EYHeading1Char">
    <w:name w:val="EY Heading 1 Char"/>
    <w:basedOn w:val="EYBoldsubjectheadingChar"/>
    <w:link w:val="EYHeading1"/>
    <w:uiPriority w:val="99"/>
    <w:locked/>
    <w:rsid w:val="003C5349"/>
    <w:rPr>
      <w:rFonts w:ascii="Arial" w:hAnsi="Arial"/>
      <w:b/>
      <w:kern w:val="12"/>
      <w:sz w:val="22"/>
      <w:szCs w:val="24"/>
      <w:lang w:val="en-GB" w:eastAsia="en-US" w:bidi="ar-SA"/>
    </w:rPr>
  </w:style>
  <w:style w:type="character" w:customStyle="1" w:styleId="EYHeading2Char">
    <w:name w:val="EY Heading 2 Char"/>
    <w:basedOn w:val="EYHeading1Char"/>
    <w:link w:val="EYHeading2"/>
    <w:uiPriority w:val="99"/>
    <w:locked/>
    <w:rsid w:val="003C5349"/>
    <w:rPr>
      <w:rFonts w:ascii="Arial" w:hAnsi="Arial"/>
      <w:b/>
      <w:kern w:val="12"/>
      <w:sz w:val="22"/>
      <w:szCs w:val="24"/>
      <w:lang w:val="en-GB" w:eastAsia="en-US" w:bidi="ar-SA"/>
    </w:rPr>
  </w:style>
  <w:style w:type="paragraph" w:customStyle="1" w:styleId="EYLetterbullet2">
    <w:name w:val="EY Letter bullet 2"/>
    <w:basedOn w:val="EYLetterbullet1"/>
    <w:semiHidden/>
    <w:rsid w:val="003C5349"/>
    <w:pPr>
      <w:numPr>
        <w:ilvl w:val="1"/>
      </w:numPr>
    </w:pPr>
  </w:style>
  <w:style w:type="paragraph" w:styleId="Caption">
    <w:name w:val="caption"/>
    <w:basedOn w:val="EYNormal"/>
    <w:next w:val="EYSource"/>
    <w:uiPriority w:val="99"/>
    <w:qFormat/>
    <w:rsid w:val="003C5349"/>
    <w:pPr>
      <w:keepNext/>
      <w:suppressAutoHyphens w:val="0"/>
      <w:spacing w:after="60" w:line="200" w:lineRule="exact"/>
      <w:outlineLvl w:val="0"/>
    </w:pPr>
    <w:rPr>
      <w:b/>
      <w:bCs/>
      <w:sz w:val="16"/>
    </w:rPr>
  </w:style>
  <w:style w:type="table" w:customStyle="1" w:styleId="108">
    <w:name w:val="108"/>
    <w:uiPriority w:val="99"/>
    <w:rsid w:val="00697CB6"/>
    <w:pPr>
      <w:widowControl w:val="0"/>
      <w:autoSpaceDE w:val="0"/>
      <w:autoSpaceDN w:val="0"/>
      <w:adjustRightInd w:val="0"/>
    </w:pPr>
    <w:rPr>
      <w:sz w:val="24"/>
      <w:szCs w:val="24"/>
    </w:rPr>
    <w:tblPr>
      <w:tblInd w:w="0" w:type="dxa"/>
      <w:tblBorders>
        <w:insideH w:val="single" w:sz="4" w:space="0" w:color="CCCBCD"/>
      </w:tblBorders>
      <w:tblCellMar>
        <w:top w:w="0" w:type="dxa"/>
        <w:left w:w="0" w:type="dxa"/>
        <w:bottom w:w="0" w:type="dxa"/>
        <w:right w:w="28" w:type="dxa"/>
      </w:tblCellMar>
    </w:tblPr>
  </w:style>
  <w:style w:type="paragraph" w:styleId="CommentText">
    <w:name w:val="annotation text"/>
    <w:basedOn w:val="Normal"/>
    <w:link w:val="CommentTextChar"/>
    <w:uiPriority w:val="99"/>
    <w:semiHidden/>
    <w:rsid w:val="003C5349"/>
    <w:rPr>
      <w:sz w:val="20"/>
      <w:szCs w:val="20"/>
      <w:lang w:val="en-US" w:eastAsia="en-US"/>
    </w:rPr>
  </w:style>
  <w:style w:type="character" w:customStyle="1" w:styleId="CommentTextChar">
    <w:name w:val="Comment Text Char"/>
    <w:basedOn w:val="DefaultParagraphFont"/>
    <w:link w:val="CommentText"/>
    <w:uiPriority w:val="99"/>
    <w:semiHidden/>
    <w:locked/>
    <w:rsid w:val="00B515A3"/>
    <w:rPr>
      <w:rFonts w:cs="Times New Roman"/>
      <w:sz w:val="20"/>
      <w:szCs w:val="20"/>
    </w:rPr>
  </w:style>
  <w:style w:type="paragraph" w:styleId="CommentSubject">
    <w:name w:val="annotation subject"/>
    <w:basedOn w:val="CommentText"/>
    <w:next w:val="CommentText"/>
    <w:link w:val="CommentSubjectChar"/>
    <w:uiPriority w:val="99"/>
    <w:semiHidden/>
    <w:rsid w:val="003C5349"/>
    <w:pPr>
      <w:overflowPunct w:val="0"/>
      <w:autoSpaceDE w:val="0"/>
      <w:autoSpaceDN w:val="0"/>
      <w:adjustRightInd w:val="0"/>
      <w:spacing w:before="80" w:after="100" w:line="260" w:lineRule="atLeast"/>
      <w:textAlignment w:val="baseline"/>
    </w:pPr>
    <w:rPr>
      <w:b/>
      <w:bCs/>
      <w:lang w:val="en-GB"/>
    </w:rPr>
  </w:style>
  <w:style w:type="character" w:customStyle="1" w:styleId="CommentSubjectChar">
    <w:name w:val="Comment Subject Char"/>
    <w:basedOn w:val="CommentTextChar"/>
    <w:link w:val="CommentSubject"/>
    <w:uiPriority w:val="99"/>
    <w:semiHidden/>
    <w:locked/>
    <w:rsid w:val="00B515A3"/>
    <w:rPr>
      <w:rFonts w:cs="Times New Roman"/>
      <w:b/>
      <w:bCs/>
      <w:sz w:val="20"/>
      <w:szCs w:val="20"/>
    </w:rPr>
  </w:style>
  <w:style w:type="paragraph" w:styleId="BalloonText">
    <w:name w:val="Balloon Text"/>
    <w:basedOn w:val="Normal"/>
    <w:link w:val="BalloonTextChar"/>
    <w:uiPriority w:val="99"/>
    <w:semiHidden/>
    <w:rsid w:val="003C5349"/>
    <w:rPr>
      <w:rFonts w:ascii="Tahoma" w:hAnsi="Tahoma" w:cs="Tahoma"/>
      <w:sz w:val="16"/>
      <w:szCs w:val="16"/>
      <w:lang w:val="en-US" w:eastAsia="en-US"/>
    </w:rPr>
  </w:style>
  <w:style w:type="character" w:customStyle="1" w:styleId="BalloonTextChar">
    <w:name w:val="Balloon Text Char"/>
    <w:basedOn w:val="DefaultParagraphFont"/>
    <w:link w:val="BalloonText"/>
    <w:uiPriority w:val="99"/>
    <w:semiHidden/>
    <w:locked/>
    <w:rsid w:val="00B515A3"/>
    <w:rPr>
      <w:rFonts w:cs="Times New Roman"/>
      <w:sz w:val="2"/>
    </w:rPr>
  </w:style>
  <w:style w:type="character" w:styleId="CommentReference">
    <w:name w:val="annotation reference"/>
    <w:basedOn w:val="DefaultParagraphFont"/>
    <w:uiPriority w:val="99"/>
    <w:semiHidden/>
    <w:rsid w:val="003C5349"/>
    <w:rPr>
      <w:rFonts w:cs="Times New Roman"/>
      <w:sz w:val="16"/>
      <w:szCs w:val="16"/>
    </w:rPr>
  </w:style>
  <w:style w:type="paragraph" w:customStyle="1" w:styleId="Headline1">
    <w:name w:val="Headline 1"/>
    <w:basedOn w:val="Heading1"/>
    <w:uiPriority w:val="99"/>
    <w:rsid w:val="000D19F6"/>
    <w:pPr>
      <w:spacing w:after="0" w:line="550" w:lineRule="exact"/>
    </w:pPr>
    <w:rPr>
      <w:rFonts w:ascii="EYInterstate" w:hAnsi="EYInterstate"/>
      <w:b w:val="0"/>
      <w:sz w:val="48"/>
    </w:rPr>
  </w:style>
  <w:style w:type="paragraph" w:customStyle="1" w:styleId="Subhead1">
    <w:name w:val="Subhead 1"/>
    <w:basedOn w:val="Normal"/>
    <w:link w:val="Subhead1Char"/>
    <w:rsid w:val="00C04235"/>
    <w:pPr>
      <w:keepNext/>
      <w:numPr>
        <w:numId w:val="5"/>
      </w:numPr>
      <w:spacing w:before="240" w:after="120" w:line="280" w:lineRule="exact"/>
    </w:pPr>
    <w:rPr>
      <w:rFonts w:ascii="EYInterstate" w:hAnsi="EYInterstate"/>
      <w:b/>
      <w:bCs/>
      <w:color w:val="646464"/>
      <w:sz w:val="28"/>
      <w:szCs w:val="28"/>
      <w:lang w:val="en-US" w:eastAsia="en-US"/>
    </w:rPr>
  </w:style>
  <w:style w:type="character" w:customStyle="1" w:styleId="Subhead1Char">
    <w:name w:val="Subhead 1 Char"/>
    <w:basedOn w:val="DefaultParagraphFont"/>
    <w:link w:val="Subhead1"/>
    <w:uiPriority w:val="99"/>
    <w:locked/>
    <w:rsid w:val="00C04235"/>
    <w:rPr>
      <w:rFonts w:ascii="EYInterstate" w:hAnsi="EYInterstate"/>
      <w:b/>
      <w:bCs/>
      <w:color w:val="646464"/>
      <w:sz w:val="28"/>
      <w:szCs w:val="28"/>
    </w:rPr>
  </w:style>
  <w:style w:type="paragraph" w:customStyle="1" w:styleId="EYBodyText">
    <w:name w:val="EY Body Text"/>
    <w:basedOn w:val="Normal"/>
    <w:link w:val="EYBodyTextChar"/>
    <w:rsid w:val="003C5349"/>
    <w:pPr>
      <w:overflowPunct w:val="0"/>
      <w:autoSpaceDE w:val="0"/>
      <w:autoSpaceDN w:val="0"/>
      <w:adjustRightInd w:val="0"/>
      <w:spacing w:after="140" w:line="240" w:lineRule="exact"/>
      <w:textAlignment w:val="baseline"/>
    </w:pPr>
    <w:rPr>
      <w:rFonts w:ascii="EYInterstate Light" w:eastAsia="MS Mincho" w:hAnsi="EYInterstate Light" w:cs="Arial"/>
      <w:bCs/>
      <w:sz w:val="18"/>
      <w:szCs w:val="18"/>
      <w:lang w:val="en-US" w:eastAsia="en-US"/>
    </w:rPr>
  </w:style>
  <w:style w:type="paragraph" w:customStyle="1" w:styleId="EYBodyTextNumbered1">
    <w:name w:val="EY Body Text Numbered 1"/>
    <w:basedOn w:val="EYBodyText"/>
    <w:qFormat/>
    <w:rsid w:val="00097395"/>
    <w:pPr>
      <w:numPr>
        <w:numId w:val="7"/>
      </w:numPr>
    </w:pPr>
  </w:style>
  <w:style w:type="character" w:customStyle="1" w:styleId="EYBodyTextChar">
    <w:name w:val="EY Body Text Char"/>
    <w:basedOn w:val="DefaultParagraphFont"/>
    <w:link w:val="EYBodyText"/>
    <w:locked/>
    <w:rsid w:val="003C5349"/>
    <w:rPr>
      <w:rFonts w:ascii="EYInterstate Light" w:eastAsia="MS Mincho" w:hAnsi="EYInterstate Light" w:cs="Arial"/>
      <w:bCs/>
      <w:sz w:val="18"/>
      <w:szCs w:val="18"/>
      <w:lang w:val="en-US" w:eastAsia="en-US" w:bidi="ar-SA"/>
    </w:rPr>
  </w:style>
  <w:style w:type="paragraph" w:styleId="TOC1">
    <w:name w:val="toc 1"/>
    <w:basedOn w:val="Normal"/>
    <w:next w:val="Normal"/>
    <w:autoRedefine/>
    <w:uiPriority w:val="39"/>
    <w:qFormat/>
    <w:rsid w:val="003C5349"/>
    <w:pPr>
      <w:tabs>
        <w:tab w:val="right" w:leader="dot" w:pos="9761"/>
      </w:tabs>
      <w:spacing w:before="120" w:after="40"/>
    </w:pPr>
    <w:rPr>
      <w:rFonts w:ascii="EYInterstate Light" w:hAnsi="EYInterstate Light"/>
      <w:b/>
      <w:noProof/>
      <w:lang w:val="en-US" w:eastAsia="en-US"/>
    </w:rPr>
  </w:style>
  <w:style w:type="character" w:styleId="Hyperlink">
    <w:name w:val="Hyperlink"/>
    <w:basedOn w:val="DefaultParagraphFont"/>
    <w:uiPriority w:val="99"/>
    <w:rsid w:val="003C5349"/>
    <w:rPr>
      <w:rFonts w:cs="Times New Roman"/>
      <w:color w:val="0000FF"/>
      <w:u w:val="single"/>
    </w:rPr>
  </w:style>
  <w:style w:type="paragraph" w:customStyle="1" w:styleId="EYTableHeadings">
    <w:name w:val="EY Table Headings"/>
    <w:basedOn w:val="EYTableheading"/>
    <w:rsid w:val="00C04235"/>
    <w:pPr>
      <w:keepNext/>
    </w:pPr>
    <w:rPr>
      <w:b/>
      <w:bCs w:val="0"/>
      <w:szCs w:val="16"/>
    </w:rPr>
  </w:style>
  <w:style w:type="paragraph" w:customStyle="1" w:styleId="EYHeading3EYBodySubhead">
    <w:name w:val="EY Heading 3 (EY Body Subhead)"/>
    <w:basedOn w:val="EYHeading1"/>
    <w:next w:val="EYBodyText"/>
    <w:uiPriority w:val="99"/>
    <w:semiHidden/>
    <w:rsid w:val="003C5349"/>
    <w:pPr>
      <w:keepLines/>
      <w:suppressAutoHyphens w:val="0"/>
      <w:spacing w:before="155" w:after="155" w:line="310" w:lineRule="exact"/>
    </w:pPr>
    <w:rPr>
      <w:rFonts w:eastAsia="MS Mincho" w:cs="Arial"/>
      <w:b w:val="0"/>
      <w:bCs/>
      <w:iCs/>
      <w:color w:val="646464"/>
      <w:spacing w:val="-4"/>
      <w:kern w:val="32"/>
      <w:sz w:val="24"/>
      <w:szCs w:val="32"/>
      <w:lang w:val="en-US"/>
    </w:rPr>
  </w:style>
  <w:style w:type="character" w:customStyle="1" w:styleId="Subhead2Char">
    <w:name w:val="Subhead 2 Char"/>
    <w:basedOn w:val="Subhead1Char"/>
    <w:link w:val="Subhead2"/>
    <w:uiPriority w:val="99"/>
    <w:locked/>
    <w:rsid w:val="00C04235"/>
    <w:rPr>
      <w:rFonts w:ascii="EYInterstate" w:hAnsi="EYInterstate"/>
      <w:b/>
      <w:bCs/>
      <w:color w:val="646464"/>
      <w:sz w:val="22"/>
      <w:szCs w:val="28"/>
    </w:rPr>
  </w:style>
  <w:style w:type="table" w:styleId="TableProfessional">
    <w:name w:val="Table Professional"/>
    <w:basedOn w:val="TableNormal"/>
    <w:uiPriority w:val="99"/>
    <w:rsid w:val="003C5349"/>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paragraph" w:styleId="TOC2">
    <w:name w:val="toc 2"/>
    <w:basedOn w:val="Normal"/>
    <w:next w:val="Normal"/>
    <w:autoRedefine/>
    <w:uiPriority w:val="39"/>
    <w:qFormat/>
    <w:rsid w:val="003C5349"/>
    <w:pPr>
      <w:spacing w:after="60"/>
      <w:ind w:left="245"/>
    </w:pPr>
    <w:rPr>
      <w:rFonts w:ascii="EYInterstate Light" w:hAnsi="EYInterstate Light"/>
      <w:sz w:val="20"/>
      <w:lang w:val="en-US" w:eastAsia="en-US"/>
    </w:rPr>
  </w:style>
  <w:style w:type="paragraph" w:customStyle="1" w:styleId="contents">
    <w:name w:val="contents"/>
    <w:basedOn w:val="Headline1"/>
    <w:uiPriority w:val="99"/>
    <w:rsid w:val="003C5349"/>
  </w:style>
  <w:style w:type="paragraph" w:customStyle="1" w:styleId="Subhead2">
    <w:name w:val="Subhead 2"/>
    <w:basedOn w:val="Subhead1"/>
    <w:next w:val="EYBodyText"/>
    <w:link w:val="Subhead2Char"/>
    <w:uiPriority w:val="99"/>
    <w:rsid w:val="00C04235"/>
    <w:pPr>
      <w:numPr>
        <w:ilvl w:val="1"/>
      </w:numPr>
    </w:pPr>
    <w:rPr>
      <w:sz w:val="22"/>
    </w:rPr>
  </w:style>
  <w:style w:type="character" w:styleId="PlaceholderText">
    <w:name w:val="Placeholder Text"/>
    <w:basedOn w:val="DefaultParagraphFont"/>
    <w:uiPriority w:val="99"/>
    <w:semiHidden/>
    <w:rsid w:val="00FF1760"/>
    <w:rPr>
      <w:rFonts w:cs="Times New Roman"/>
      <w:color w:val="808080"/>
    </w:rPr>
  </w:style>
  <w:style w:type="paragraph" w:customStyle="1" w:styleId="EYBodyTextBullet1">
    <w:name w:val="EY Body Text Bullet 1"/>
    <w:basedOn w:val="EYBodyText"/>
    <w:qFormat/>
    <w:rsid w:val="006178A5"/>
    <w:pPr>
      <w:numPr>
        <w:numId w:val="6"/>
      </w:numPr>
    </w:pPr>
  </w:style>
  <w:style w:type="character" w:styleId="FollowedHyperlink">
    <w:name w:val="FollowedHyperlink"/>
    <w:basedOn w:val="DefaultParagraphFont"/>
    <w:uiPriority w:val="99"/>
    <w:semiHidden/>
    <w:unhideWhenUsed/>
    <w:rsid w:val="00B2435C"/>
    <w:rPr>
      <w:color w:val="800080" w:themeColor="followedHyperlink"/>
      <w:u w:val="single"/>
    </w:rPr>
  </w:style>
  <w:style w:type="character" w:customStyle="1" w:styleId="TDContents">
    <w:name w:val="TDContents"/>
    <w:basedOn w:val="DefaultParagraphFont"/>
    <w:rsid w:val="00810418"/>
    <w:rPr>
      <w:rFonts w:ascii="Arial Unicode MS" w:hAnsi="Arial Unicode MS"/>
    </w:rPr>
  </w:style>
  <w:style w:type="paragraph" w:styleId="TOCHeading">
    <w:name w:val="TOC Heading"/>
    <w:basedOn w:val="Heading1"/>
    <w:next w:val="Normal"/>
    <w:uiPriority w:val="39"/>
    <w:semiHidden/>
    <w:unhideWhenUsed/>
    <w:qFormat/>
    <w:rsid w:val="00DF7346"/>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3">
    <w:name w:val="toc 3"/>
    <w:basedOn w:val="Normal"/>
    <w:next w:val="Normal"/>
    <w:autoRedefine/>
    <w:uiPriority w:val="39"/>
    <w:unhideWhenUsed/>
    <w:qFormat/>
    <w:locked/>
    <w:rsid w:val="0021444E"/>
    <w:pPr>
      <w:spacing w:after="100" w:line="276" w:lineRule="auto"/>
      <w:ind w:left="440"/>
    </w:pPr>
    <w:rPr>
      <w:rFonts w:asciiTheme="minorHAnsi" w:eastAsiaTheme="minorEastAsia" w:hAnsiTheme="minorHAnsi" w:cstheme="minorBidi"/>
      <w:sz w:val="22"/>
      <w:szCs w:val="22"/>
      <w:lang w:val="en-US" w:eastAsia="en-US"/>
    </w:rPr>
  </w:style>
  <w:style w:type="numbering" w:customStyle="1" w:styleId="Numberedheading1">
    <w:name w:val="Numbered heading 1"/>
    <w:uiPriority w:val="99"/>
    <w:rsid w:val="00470C95"/>
    <w:pPr>
      <w:numPr>
        <w:numId w:val="9"/>
      </w:numPr>
    </w:pPr>
  </w:style>
  <w:style w:type="paragraph" w:customStyle="1" w:styleId="F151A7F96C4F45E1830F562CBA13E68B">
    <w:name w:val="F151A7F96C4F45E1830F562CBA13E68B"/>
    <w:rsid w:val="00470C95"/>
    <w:pPr>
      <w:spacing w:after="200" w:line="276" w:lineRule="auto"/>
    </w:pPr>
    <w:rPr>
      <w:rFonts w:asciiTheme="minorHAnsi" w:eastAsiaTheme="minorEastAsia" w:hAnsiTheme="minorHAnsi" w:cstheme="minorBidi"/>
      <w:sz w:val="22"/>
      <w:szCs w:val="22"/>
    </w:rPr>
  </w:style>
  <w:style w:type="paragraph" w:customStyle="1" w:styleId="Subheader3">
    <w:name w:val="Subheader 3"/>
    <w:basedOn w:val="Subhead2"/>
    <w:rsid w:val="00712DE2"/>
    <w:pPr>
      <w:numPr>
        <w:ilvl w:val="0"/>
        <w:numId w:val="0"/>
      </w:numPr>
      <w:ind w:left="284"/>
    </w:pPr>
    <w:rPr>
      <w:sz w:val="20"/>
    </w:rPr>
  </w:style>
  <w:style w:type="paragraph" w:customStyle="1" w:styleId="Heading11">
    <w:name w:val="Heading 1.1"/>
    <w:basedOn w:val="Normal"/>
    <w:link w:val="Heading11Char"/>
    <w:qFormat/>
    <w:rsid w:val="00712DE2"/>
    <w:pPr>
      <w:keepNext/>
      <w:numPr>
        <w:ilvl w:val="1"/>
        <w:numId w:val="11"/>
      </w:numPr>
      <w:spacing w:before="240" w:after="120" w:line="280" w:lineRule="exact"/>
    </w:pPr>
    <w:rPr>
      <w:rFonts w:ascii="EYInterstate" w:hAnsi="EYInterstate"/>
      <w:b/>
      <w:bCs/>
      <w:color w:val="646464"/>
      <w:sz w:val="22"/>
      <w:szCs w:val="28"/>
      <w:lang w:val="en-US" w:eastAsia="en-US"/>
    </w:rPr>
  </w:style>
  <w:style w:type="character" w:customStyle="1" w:styleId="Heading11Char">
    <w:name w:val="Heading 1.1 Char"/>
    <w:basedOn w:val="DefaultParagraphFont"/>
    <w:link w:val="Heading11"/>
    <w:rsid w:val="00712DE2"/>
    <w:rPr>
      <w:rFonts w:ascii="EYInterstate" w:hAnsi="EYInterstate"/>
      <w:b/>
      <w:bCs/>
      <w:color w:val="646464"/>
      <w:sz w:val="22"/>
      <w:szCs w:val="28"/>
    </w:rPr>
  </w:style>
  <w:style w:type="paragraph" w:styleId="DocumentMap">
    <w:name w:val="Document Map"/>
    <w:basedOn w:val="Normal"/>
    <w:link w:val="DocumentMapChar"/>
    <w:uiPriority w:val="99"/>
    <w:semiHidden/>
    <w:unhideWhenUsed/>
    <w:rsid w:val="005D0526"/>
    <w:rPr>
      <w:rFonts w:ascii="Tahoma" w:hAnsi="Tahoma" w:cs="Tahoma"/>
      <w:sz w:val="16"/>
      <w:szCs w:val="16"/>
      <w:lang w:val="en-US" w:eastAsia="en-US"/>
    </w:rPr>
  </w:style>
  <w:style w:type="character" w:customStyle="1" w:styleId="DocumentMapChar">
    <w:name w:val="Document Map Char"/>
    <w:basedOn w:val="DefaultParagraphFont"/>
    <w:link w:val="DocumentMap"/>
    <w:uiPriority w:val="99"/>
    <w:semiHidden/>
    <w:rsid w:val="005D0526"/>
    <w:rPr>
      <w:rFonts w:ascii="Tahoma" w:hAnsi="Tahoma" w:cs="Tahoma"/>
      <w:sz w:val="16"/>
      <w:szCs w:val="16"/>
    </w:rPr>
  </w:style>
  <w:style w:type="paragraph" w:customStyle="1" w:styleId="TableList">
    <w:name w:val="Table List"/>
    <w:basedOn w:val="Normal"/>
    <w:qFormat/>
    <w:rsid w:val="00B84E58"/>
    <w:pPr>
      <w:spacing w:after="40"/>
    </w:pPr>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367763">
      <w:bodyDiv w:val="1"/>
      <w:marLeft w:val="0"/>
      <w:marRight w:val="0"/>
      <w:marTop w:val="0"/>
      <w:marBottom w:val="0"/>
      <w:divBdr>
        <w:top w:val="none" w:sz="0" w:space="0" w:color="auto"/>
        <w:left w:val="none" w:sz="0" w:space="0" w:color="auto"/>
        <w:bottom w:val="none" w:sz="0" w:space="0" w:color="auto"/>
        <w:right w:val="none" w:sz="0" w:space="0" w:color="auto"/>
      </w:divBdr>
    </w:div>
    <w:div w:id="105388553">
      <w:bodyDiv w:val="1"/>
      <w:marLeft w:val="0"/>
      <w:marRight w:val="0"/>
      <w:marTop w:val="0"/>
      <w:marBottom w:val="0"/>
      <w:divBdr>
        <w:top w:val="none" w:sz="0" w:space="0" w:color="auto"/>
        <w:left w:val="none" w:sz="0" w:space="0" w:color="auto"/>
        <w:bottom w:val="none" w:sz="0" w:space="0" w:color="auto"/>
        <w:right w:val="none" w:sz="0" w:space="0" w:color="auto"/>
      </w:divBdr>
    </w:div>
    <w:div w:id="150022947">
      <w:bodyDiv w:val="1"/>
      <w:marLeft w:val="0"/>
      <w:marRight w:val="0"/>
      <w:marTop w:val="0"/>
      <w:marBottom w:val="0"/>
      <w:divBdr>
        <w:top w:val="none" w:sz="0" w:space="0" w:color="auto"/>
        <w:left w:val="none" w:sz="0" w:space="0" w:color="auto"/>
        <w:bottom w:val="none" w:sz="0" w:space="0" w:color="auto"/>
        <w:right w:val="none" w:sz="0" w:space="0" w:color="auto"/>
      </w:divBdr>
    </w:div>
    <w:div w:id="170724653">
      <w:bodyDiv w:val="1"/>
      <w:marLeft w:val="0"/>
      <w:marRight w:val="0"/>
      <w:marTop w:val="0"/>
      <w:marBottom w:val="0"/>
      <w:divBdr>
        <w:top w:val="none" w:sz="0" w:space="0" w:color="auto"/>
        <w:left w:val="none" w:sz="0" w:space="0" w:color="auto"/>
        <w:bottom w:val="none" w:sz="0" w:space="0" w:color="auto"/>
        <w:right w:val="none" w:sz="0" w:space="0" w:color="auto"/>
      </w:divBdr>
    </w:div>
    <w:div w:id="180901821">
      <w:bodyDiv w:val="1"/>
      <w:marLeft w:val="0"/>
      <w:marRight w:val="0"/>
      <w:marTop w:val="0"/>
      <w:marBottom w:val="0"/>
      <w:divBdr>
        <w:top w:val="none" w:sz="0" w:space="0" w:color="auto"/>
        <w:left w:val="none" w:sz="0" w:space="0" w:color="auto"/>
        <w:bottom w:val="none" w:sz="0" w:space="0" w:color="auto"/>
        <w:right w:val="none" w:sz="0" w:space="0" w:color="auto"/>
      </w:divBdr>
    </w:div>
    <w:div w:id="192352263">
      <w:bodyDiv w:val="1"/>
      <w:marLeft w:val="0"/>
      <w:marRight w:val="0"/>
      <w:marTop w:val="0"/>
      <w:marBottom w:val="0"/>
      <w:divBdr>
        <w:top w:val="none" w:sz="0" w:space="0" w:color="auto"/>
        <w:left w:val="none" w:sz="0" w:space="0" w:color="auto"/>
        <w:bottom w:val="none" w:sz="0" w:space="0" w:color="auto"/>
        <w:right w:val="none" w:sz="0" w:space="0" w:color="auto"/>
      </w:divBdr>
    </w:div>
    <w:div w:id="247620704">
      <w:bodyDiv w:val="1"/>
      <w:marLeft w:val="0"/>
      <w:marRight w:val="0"/>
      <w:marTop w:val="0"/>
      <w:marBottom w:val="0"/>
      <w:divBdr>
        <w:top w:val="none" w:sz="0" w:space="0" w:color="auto"/>
        <w:left w:val="none" w:sz="0" w:space="0" w:color="auto"/>
        <w:bottom w:val="none" w:sz="0" w:space="0" w:color="auto"/>
        <w:right w:val="none" w:sz="0" w:space="0" w:color="auto"/>
      </w:divBdr>
    </w:div>
    <w:div w:id="257450200">
      <w:bodyDiv w:val="1"/>
      <w:marLeft w:val="0"/>
      <w:marRight w:val="0"/>
      <w:marTop w:val="0"/>
      <w:marBottom w:val="0"/>
      <w:divBdr>
        <w:top w:val="none" w:sz="0" w:space="0" w:color="auto"/>
        <w:left w:val="none" w:sz="0" w:space="0" w:color="auto"/>
        <w:bottom w:val="none" w:sz="0" w:space="0" w:color="auto"/>
        <w:right w:val="none" w:sz="0" w:space="0" w:color="auto"/>
      </w:divBdr>
    </w:div>
    <w:div w:id="274021273">
      <w:bodyDiv w:val="1"/>
      <w:marLeft w:val="0"/>
      <w:marRight w:val="0"/>
      <w:marTop w:val="0"/>
      <w:marBottom w:val="0"/>
      <w:divBdr>
        <w:top w:val="none" w:sz="0" w:space="0" w:color="auto"/>
        <w:left w:val="none" w:sz="0" w:space="0" w:color="auto"/>
        <w:bottom w:val="none" w:sz="0" w:space="0" w:color="auto"/>
        <w:right w:val="none" w:sz="0" w:space="0" w:color="auto"/>
      </w:divBdr>
    </w:div>
    <w:div w:id="287857409">
      <w:bodyDiv w:val="1"/>
      <w:marLeft w:val="0"/>
      <w:marRight w:val="0"/>
      <w:marTop w:val="0"/>
      <w:marBottom w:val="0"/>
      <w:divBdr>
        <w:top w:val="none" w:sz="0" w:space="0" w:color="auto"/>
        <w:left w:val="none" w:sz="0" w:space="0" w:color="auto"/>
        <w:bottom w:val="none" w:sz="0" w:space="0" w:color="auto"/>
        <w:right w:val="none" w:sz="0" w:space="0" w:color="auto"/>
      </w:divBdr>
    </w:div>
    <w:div w:id="291903891">
      <w:bodyDiv w:val="1"/>
      <w:marLeft w:val="0"/>
      <w:marRight w:val="0"/>
      <w:marTop w:val="0"/>
      <w:marBottom w:val="0"/>
      <w:divBdr>
        <w:top w:val="none" w:sz="0" w:space="0" w:color="auto"/>
        <w:left w:val="none" w:sz="0" w:space="0" w:color="auto"/>
        <w:bottom w:val="none" w:sz="0" w:space="0" w:color="auto"/>
        <w:right w:val="none" w:sz="0" w:space="0" w:color="auto"/>
      </w:divBdr>
    </w:div>
    <w:div w:id="307830625">
      <w:bodyDiv w:val="1"/>
      <w:marLeft w:val="0"/>
      <w:marRight w:val="0"/>
      <w:marTop w:val="0"/>
      <w:marBottom w:val="0"/>
      <w:divBdr>
        <w:top w:val="none" w:sz="0" w:space="0" w:color="auto"/>
        <w:left w:val="none" w:sz="0" w:space="0" w:color="auto"/>
        <w:bottom w:val="none" w:sz="0" w:space="0" w:color="auto"/>
        <w:right w:val="none" w:sz="0" w:space="0" w:color="auto"/>
      </w:divBdr>
    </w:div>
    <w:div w:id="341665181">
      <w:bodyDiv w:val="1"/>
      <w:marLeft w:val="0"/>
      <w:marRight w:val="0"/>
      <w:marTop w:val="0"/>
      <w:marBottom w:val="0"/>
      <w:divBdr>
        <w:top w:val="none" w:sz="0" w:space="0" w:color="auto"/>
        <w:left w:val="none" w:sz="0" w:space="0" w:color="auto"/>
        <w:bottom w:val="none" w:sz="0" w:space="0" w:color="auto"/>
        <w:right w:val="none" w:sz="0" w:space="0" w:color="auto"/>
      </w:divBdr>
    </w:div>
    <w:div w:id="388263505">
      <w:bodyDiv w:val="1"/>
      <w:marLeft w:val="0"/>
      <w:marRight w:val="0"/>
      <w:marTop w:val="0"/>
      <w:marBottom w:val="0"/>
      <w:divBdr>
        <w:top w:val="none" w:sz="0" w:space="0" w:color="auto"/>
        <w:left w:val="none" w:sz="0" w:space="0" w:color="auto"/>
        <w:bottom w:val="none" w:sz="0" w:space="0" w:color="auto"/>
        <w:right w:val="none" w:sz="0" w:space="0" w:color="auto"/>
      </w:divBdr>
    </w:div>
    <w:div w:id="400173816">
      <w:bodyDiv w:val="1"/>
      <w:marLeft w:val="0"/>
      <w:marRight w:val="0"/>
      <w:marTop w:val="0"/>
      <w:marBottom w:val="0"/>
      <w:divBdr>
        <w:top w:val="none" w:sz="0" w:space="0" w:color="auto"/>
        <w:left w:val="none" w:sz="0" w:space="0" w:color="auto"/>
        <w:bottom w:val="none" w:sz="0" w:space="0" w:color="auto"/>
        <w:right w:val="none" w:sz="0" w:space="0" w:color="auto"/>
      </w:divBdr>
    </w:div>
    <w:div w:id="430971595">
      <w:marLeft w:val="0"/>
      <w:marRight w:val="0"/>
      <w:marTop w:val="0"/>
      <w:marBottom w:val="0"/>
      <w:divBdr>
        <w:top w:val="none" w:sz="0" w:space="0" w:color="auto"/>
        <w:left w:val="none" w:sz="0" w:space="0" w:color="auto"/>
        <w:bottom w:val="none" w:sz="0" w:space="0" w:color="auto"/>
        <w:right w:val="none" w:sz="0" w:space="0" w:color="auto"/>
      </w:divBdr>
      <w:divsChild>
        <w:div w:id="430971593">
          <w:marLeft w:val="0"/>
          <w:marRight w:val="0"/>
          <w:marTop w:val="0"/>
          <w:marBottom w:val="0"/>
          <w:divBdr>
            <w:top w:val="none" w:sz="0" w:space="0" w:color="auto"/>
            <w:left w:val="none" w:sz="0" w:space="0" w:color="auto"/>
            <w:bottom w:val="none" w:sz="0" w:space="0" w:color="auto"/>
            <w:right w:val="none" w:sz="0" w:space="0" w:color="auto"/>
          </w:divBdr>
          <w:divsChild>
            <w:div w:id="43097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7">
      <w:marLeft w:val="0"/>
      <w:marRight w:val="0"/>
      <w:marTop w:val="0"/>
      <w:marBottom w:val="0"/>
      <w:divBdr>
        <w:top w:val="none" w:sz="0" w:space="0" w:color="auto"/>
        <w:left w:val="none" w:sz="0" w:space="0" w:color="auto"/>
        <w:bottom w:val="none" w:sz="0" w:space="0" w:color="auto"/>
        <w:right w:val="none" w:sz="0" w:space="0" w:color="auto"/>
      </w:divBdr>
      <w:divsChild>
        <w:div w:id="430971592">
          <w:marLeft w:val="0"/>
          <w:marRight w:val="0"/>
          <w:marTop w:val="0"/>
          <w:marBottom w:val="0"/>
          <w:divBdr>
            <w:top w:val="none" w:sz="0" w:space="0" w:color="auto"/>
            <w:left w:val="none" w:sz="0" w:space="0" w:color="auto"/>
            <w:bottom w:val="none" w:sz="0" w:space="0" w:color="auto"/>
            <w:right w:val="none" w:sz="0" w:space="0" w:color="auto"/>
          </w:divBdr>
          <w:divsChild>
            <w:div w:id="4309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971599">
      <w:marLeft w:val="0"/>
      <w:marRight w:val="0"/>
      <w:marTop w:val="0"/>
      <w:marBottom w:val="0"/>
      <w:divBdr>
        <w:top w:val="none" w:sz="0" w:space="0" w:color="auto"/>
        <w:left w:val="none" w:sz="0" w:space="0" w:color="auto"/>
        <w:bottom w:val="none" w:sz="0" w:space="0" w:color="auto"/>
        <w:right w:val="none" w:sz="0" w:space="0" w:color="auto"/>
      </w:divBdr>
      <w:divsChild>
        <w:div w:id="430971598">
          <w:marLeft w:val="0"/>
          <w:marRight w:val="0"/>
          <w:marTop w:val="0"/>
          <w:marBottom w:val="0"/>
          <w:divBdr>
            <w:top w:val="none" w:sz="0" w:space="0" w:color="auto"/>
            <w:left w:val="none" w:sz="0" w:space="0" w:color="auto"/>
            <w:bottom w:val="none" w:sz="0" w:space="0" w:color="auto"/>
            <w:right w:val="none" w:sz="0" w:space="0" w:color="auto"/>
          </w:divBdr>
        </w:div>
      </w:divsChild>
    </w:div>
    <w:div w:id="432172246">
      <w:bodyDiv w:val="1"/>
      <w:marLeft w:val="0"/>
      <w:marRight w:val="0"/>
      <w:marTop w:val="0"/>
      <w:marBottom w:val="0"/>
      <w:divBdr>
        <w:top w:val="none" w:sz="0" w:space="0" w:color="auto"/>
        <w:left w:val="none" w:sz="0" w:space="0" w:color="auto"/>
        <w:bottom w:val="none" w:sz="0" w:space="0" w:color="auto"/>
        <w:right w:val="none" w:sz="0" w:space="0" w:color="auto"/>
      </w:divBdr>
    </w:div>
    <w:div w:id="713237616">
      <w:bodyDiv w:val="1"/>
      <w:marLeft w:val="0"/>
      <w:marRight w:val="0"/>
      <w:marTop w:val="0"/>
      <w:marBottom w:val="0"/>
      <w:divBdr>
        <w:top w:val="none" w:sz="0" w:space="0" w:color="auto"/>
        <w:left w:val="none" w:sz="0" w:space="0" w:color="auto"/>
        <w:bottom w:val="none" w:sz="0" w:space="0" w:color="auto"/>
        <w:right w:val="none" w:sz="0" w:space="0" w:color="auto"/>
      </w:divBdr>
    </w:div>
    <w:div w:id="829442013">
      <w:bodyDiv w:val="1"/>
      <w:marLeft w:val="0"/>
      <w:marRight w:val="0"/>
      <w:marTop w:val="0"/>
      <w:marBottom w:val="0"/>
      <w:divBdr>
        <w:top w:val="none" w:sz="0" w:space="0" w:color="auto"/>
        <w:left w:val="none" w:sz="0" w:space="0" w:color="auto"/>
        <w:bottom w:val="none" w:sz="0" w:space="0" w:color="auto"/>
        <w:right w:val="none" w:sz="0" w:space="0" w:color="auto"/>
      </w:divBdr>
    </w:div>
    <w:div w:id="870727819">
      <w:bodyDiv w:val="1"/>
      <w:marLeft w:val="0"/>
      <w:marRight w:val="0"/>
      <w:marTop w:val="0"/>
      <w:marBottom w:val="0"/>
      <w:divBdr>
        <w:top w:val="none" w:sz="0" w:space="0" w:color="auto"/>
        <w:left w:val="none" w:sz="0" w:space="0" w:color="auto"/>
        <w:bottom w:val="none" w:sz="0" w:space="0" w:color="auto"/>
        <w:right w:val="none" w:sz="0" w:space="0" w:color="auto"/>
      </w:divBdr>
    </w:div>
    <w:div w:id="917786344">
      <w:bodyDiv w:val="1"/>
      <w:marLeft w:val="0"/>
      <w:marRight w:val="0"/>
      <w:marTop w:val="0"/>
      <w:marBottom w:val="0"/>
      <w:divBdr>
        <w:top w:val="none" w:sz="0" w:space="0" w:color="auto"/>
        <w:left w:val="none" w:sz="0" w:space="0" w:color="auto"/>
        <w:bottom w:val="none" w:sz="0" w:space="0" w:color="auto"/>
        <w:right w:val="none" w:sz="0" w:space="0" w:color="auto"/>
      </w:divBdr>
    </w:div>
    <w:div w:id="964232060">
      <w:bodyDiv w:val="1"/>
      <w:marLeft w:val="0"/>
      <w:marRight w:val="0"/>
      <w:marTop w:val="0"/>
      <w:marBottom w:val="0"/>
      <w:divBdr>
        <w:top w:val="none" w:sz="0" w:space="0" w:color="auto"/>
        <w:left w:val="none" w:sz="0" w:space="0" w:color="auto"/>
        <w:bottom w:val="none" w:sz="0" w:space="0" w:color="auto"/>
        <w:right w:val="none" w:sz="0" w:space="0" w:color="auto"/>
      </w:divBdr>
    </w:div>
    <w:div w:id="1038354288">
      <w:bodyDiv w:val="1"/>
      <w:marLeft w:val="0"/>
      <w:marRight w:val="0"/>
      <w:marTop w:val="0"/>
      <w:marBottom w:val="0"/>
      <w:divBdr>
        <w:top w:val="none" w:sz="0" w:space="0" w:color="auto"/>
        <w:left w:val="none" w:sz="0" w:space="0" w:color="auto"/>
        <w:bottom w:val="none" w:sz="0" w:space="0" w:color="auto"/>
        <w:right w:val="none" w:sz="0" w:space="0" w:color="auto"/>
      </w:divBdr>
    </w:div>
    <w:div w:id="1044601920">
      <w:bodyDiv w:val="1"/>
      <w:marLeft w:val="0"/>
      <w:marRight w:val="0"/>
      <w:marTop w:val="0"/>
      <w:marBottom w:val="0"/>
      <w:divBdr>
        <w:top w:val="none" w:sz="0" w:space="0" w:color="auto"/>
        <w:left w:val="none" w:sz="0" w:space="0" w:color="auto"/>
        <w:bottom w:val="none" w:sz="0" w:space="0" w:color="auto"/>
        <w:right w:val="none" w:sz="0" w:space="0" w:color="auto"/>
      </w:divBdr>
    </w:div>
    <w:div w:id="1045519578">
      <w:bodyDiv w:val="1"/>
      <w:marLeft w:val="0"/>
      <w:marRight w:val="0"/>
      <w:marTop w:val="0"/>
      <w:marBottom w:val="0"/>
      <w:divBdr>
        <w:top w:val="none" w:sz="0" w:space="0" w:color="auto"/>
        <w:left w:val="none" w:sz="0" w:space="0" w:color="auto"/>
        <w:bottom w:val="none" w:sz="0" w:space="0" w:color="auto"/>
        <w:right w:val="none" w:sz="0" w:space="0" w:color="auto"/>
      </w:divBdr>
    </w:div>
    <w:div w:id="1091052118">
      <w:bodyDiv w:val="1"/>
      <w:marLeft w:val="0"/>
      <w:marRight w:val="0"/>
      <w:marTop w:val="0"/>
      <w:marBottom w:val="0"/>
      <w:divBdr>
        <w:top w:val="none" w:sz="0" w:space="0" w:color="auto"/>
        <w:left w:val="none" w:sz="0" w:space="0" w:color="auto"/>
        <w:bottom w:val="none" w:sz="0" w:space="0" w:color="auto"/>
        <w:right w:val="none" w:sz="0" w:space="0" w:color="auto"/>
      </w:divBdr>
    </w:div>
    <w:div w:id="1185094717">
      <w:bodyDiv w:val="1"/>
      <w:marLeft w:val="0"/>
      <w:marRight w:val="0"/>
      <w:marTop w:val="0"/>
      <w:marBottom w:val="0"/>
      <w:divBdr>
        <w:top w:val="none" w:sz="0" w:space="0" w:color="auto"/>
        <w:left w:val="none" w:sz="0" w:space="0" w:color="auto"/>
        <w:bottom w:val="none" w:sz="0" w:space="0" w:color="auto"/>
        <w:right w:val="none" w:sz="0" w:space="0" w:color="auto"/>
      </w:divBdr>
    </w:div>
    <w:div w:id="1262685783">
      <w:bodyDiv w:val="1"/>
      <w:marLeft w:val="0"/>
      <w:marRight w:val="0"/>
      <w:marTop w:val="0"/>
      <w:marBottom w:val="0"/>
      <w:divBdr>
        <w:top w:val="none" w:sz="0" w:space="0" w:color="auto"/>
        <w:left w:val="none" w:sz="0" w:space="0" w:color="auto"/>
        <w:bottom w:val="none" w:sz="0" w:space="0" w:color="auto"/>
        <w:right w:val="none" w:sz="0" w:space="0" w:color="auto"/>
      </w:divBdr>
    </w:div>
    <w:div w:id="1267037944">
      <w:bodyDiv w:val="1"/>
      <w:marLeft w:val="0"/>
      <w:marRight w:val="0"/>
      <w:marTop w:val="0"/>
      <w:marBottom w:val="0"/>
      <w:divBdr>
        <w:top w:val="none" w:sz="0" w:space="0" w:color="auto"/>
        <w:left w:val="none" w:sz="0" w:space="0" w:color="auto"/>
        <w:bottom w:val="none" w:sz="0" w:space="0" w:color="auto"/>
        <w:right w:val="none" w:sz="0" w:space="0" w:color="auto"/>
      </w:divBdr>
    </w:div>
    <w:div w:id="1296521858">
      <w:bodyDiv w:val="1"/>
      <w:marLeft w:val="0"/>
      <w:marRight w:val="0"/>
      <w:marTop w:val="0"/>
      <w:marBottom w:val="0"/>
      <w:divBdr>
        <w:top w:val="none" w:sz="0" w:space="0" w:color="auto"/>
        <w:left w:val="none" w:sz="0" w:space="0" w:color="auto"/>
        <w:bottom w:val="none" w:sz="0" w:space="0" w:color="auto"/>
        <w:right w:val="none" w:sz="0" w:space="0" w:color="auto"/>
      </w:divBdr>
    </w:div>
    <w:div w:id="1301109401">
      <w:bodyDiv w:val="1"/>
      <w:marLeft w:val="0"/>
      <w:marRight w:val="0"/>
      <w:marTop w:val="0"/>
      <w:marBottom w:val="0"/>
      <w:divBdr>
        <w:top w:val="none" w:sz="0" w:space="0" w:color="auto"/>
        <w:left w:val="none" w:sz="0" w:space="0" w:color="auto"/>
        <w:bottom w:val="none" w:sz="0" w:space="0" w:color="auto"/>
        <w:right w:val="none" w:sz="0" w:space="0" w:color="auto"/>
      </w:divBdr>
    </w:div>
    <w:div w:id="1339653497">
      <w:bodyDiv w:val="1"/>
      <w:marLeft w:val="0"/>
      <w:marRight w:val="0"/>
      <w:marTop w:val="0"/>
      <w:marBottom w:val="0"/>
      <w:divBdr>
        <w:top w:val="none" w:sz="0" w:space="0" w:color="auto"/>
        <w:left w:val="none" w:sz="0" w:space="0" w:color="auto"/>
        <w:bottom w:val="none" w:sz="0" w:space="0" w:color="auto"/>
        <w:right w:val="none" w:sz="0" w:space="0" w:color="auto"/>
      </w:divBdr>
    </w:div>
    <w:div w:id="1422726503">
      <w:bodyDiv w:val="1"/>
      <w:marLeft w:val="0"/>
      <w:marRight w:val="0"/>
      <w:marTop w:val="0"/>
      <w:marBottom w:val="0"/>
      <w:divBdr>
        <w:top w:val="none" w:sz="0" w:space="0" w:color="auto"/>
        <w:left w:val="none" w:sz="0" w:space="0" w:color="auto"/>
        <w:bottom w:val="none" w:sz="0" w:space="0" w:color="auto"/>
        <w:right w:val="none" w:sz="0" w:space="0" w:color="auto"/>
      </w:divBdr>
    </w:div>
    <w:div w:id="1462260464">
      <w:bodyDiv w:val="1"/>
      <w:marLeft w:val="0"/>
      <w:marRight w:val="0"/>
      <w:marTop w:val="0"/>
      <w:marBottom w:val="0"/>
      <w:divBdr>
        <w:top w:val="none" w:sz="0" w:space="0" w:color="auto"/>
        <w:left w:val="none" w:sz="0" w:space="0" w:color="auto"/>
        <w:bottom w:val="none" w:sz="0" w:space="0" w:color="auto"/>
        <w:right w:val="none" w:sz="0" w:space="0" w:color="auto"/>
      </w:divBdr>
    </w:div>
    <w:div w:id="1472820434">
      <w:bodyDiv w:val="1"/>
      <w:marLeft w:val="0"/>
      <w:marRight w:val="0"/>
      <w:marTop w:val="0"/>
      <w:marBottom w:val="0"/>
      <w:divBdr>
        <w:top w:val="none" w:sz="0" w:space="0" w:color="auto"/>
        <w:left w:val="none" w:sz="0" w:space="0" w:color="auto"/>
        <w:bottom w:val="none" w:sz="0" w:space="0" w:color="auto"/>
        <w:right w:val="none" w:sz="0" w:space="0" w:color="auto"/>
      </w:divBdr>
    </w:div>
    <w:div w:id="1526823653">
      <w:bodyDiv w:val="1"/>
      <w:marLeft w:val="0"/>
      <w:marRight w:val="0"/>
      <w:marTop w:val="0"/>
      <w:marBottom w:val="0"/>
      <w:divBdr>
        <w:top w:val="none" w:sz="0" w:space="0" w:color="auto"/>
        <w:left w:val="none" w:sz="0" w:space="0" w:color="auto"/>
        <w:bottom w:val="none" w:sz="0" w:space="0" w:color="auto"/>
        <w:right w:val="none" w:sz="0" w:space="0" w:color="auto"/>
      </w:divBdr>
    </w:div>
    <w:div w:id="1612282455">
      <w:bodyDiv w:val="1"/>
      <w:marLeft w:val="0"/>
      <w:marRight w:val="0"/>
      <w:marTop w:val="0"/>
      <w:marBottom w:val="0"/>
      <w:divBdr>
        <w:top w:val="none" w:sz="0" w:space="0" w:color="auto"/>
        <w:left w:val="none" w:sz="0" w:space="0" w:color="auto"/>
        <w:bottom w:val="none" w:sz="0" w:space="0" w:color="auto"/>
        <w:right w:val="none" w:sz="0" w:space="0" w:color="auto"/>
      </w:divBdr>
    </w:div>
    <w:div w:id="1623263756">
      <w:bodyDiv w:val="1"/>
      <w:marLeft w:val="0"/>
      <w:marRight w:val="0"/>
      <w:marTop w:val="0"/>
      <w:marBottom w:val="0"/>
      <w:divBdr>
        <w:top w:val="none" w:sz="0" w:space="0" w:color="auto"/>
        <w:left w:val="none" w:sz="0" w:space="0" w:color="auto"/>
        <w:bottom w:val="none" w:sz="0" w:space="0" w:color="auto"/>
        <w:right w:val="none" w:sz="0" w:space="0" w:color="auto"/>
      </w:divBdr>
    </w:div>
    <w:div w:id="1655833311">
      <w:bodyDiv w:val="1"/>
      <w:marLeft w:val="0"/>
      <w:marRight w:val="0"/>
      <w:marTop w:val="0"/>
      <w:marBottom w:val="0"/>
      <w:divBdr>
        <w:top w:val="none" w:sz="0" w:space="0" w:color="auto"/>
        <w:left w:val="none" w:sz="0" w:space="0" w:color="auto"/>
        <w:bottom w:val="none" w:sz="0" w:space="0" w:color="auto"/>
        <w:right w:val="none" w:sz="0" w:space="0" w:color="auto"/>
      </w:divBdr>
    </w:div>
    <w:div w:id="1664237749">
      <w:bodyDiv w:val="1"/>
      <w:marLeft w:val="0"/>
      <w:marRight w:val="0"/>
      <w:marTop w:val="0"/>
      <w:marBottom w:val="0"/>
      <w:divBdr>
        <w:top w:val="none" w:sz="0" w:space="0" w:color="auto"/>
        <w:left w:val="none" w:sz="0" w:space="0" w:color="auto"/>
        <w:bottom w:val="none" w:sz="0" w:space="0" w:color="auto"/>
        <w:right w:val="none" w:sz="0" w:space="0" w:color="auto"/>
      </w:divBdr>
    </w:div>
    <w:div w:id="1682076027">
      <w:bodyDiv w:val="1"/>
      <w:marLeft w:val="0"/>
      <w:marRight w:val="0"/>
      <w:marTop w:val="0"/>
      <w:marBottom w:val="0"/>
      <w:divBdr>
        <w:top w:val="none" w:sz="0" w:space="0" w:color="auto"/>
        <w:left w:val="none" w:sz="0" w:space="0" w:color="auto"/>
        <w:bottom w:val="none" w:sz="0" w:space="0" w:color="auto"/>
        <w:right w:val="none" w:sz="0" w:space="0" w:color="auto"/>
      </w:divBdr>
    </w:div>
    <w:div w:id="1709186412">
      <w:bodyDiv w:val="1"/>
      <w:marLeft w:val="0"/>
      <w:marRight w:val="0"/>
      <w:marTop w:val="0"/>
      <w:marBottom w:val="0"/>
      <w:divBdr>
        <w:top w:val="none" w:sz="0" w:space="0" w:color="auto"/>
        <w:left w:val="none" w:sz="0" w:space="0" w:color="auto"/>
        <w:bottom w:val="none" w:sz="0" w:space="0" w:color="auto"/>
        <w:right w:val="none" w:sz="0" w:space="0" w:color="auto"/>
      </w:divBdr>
    </w:div>
    <w:div w:id="1756432907">
      <w:bodyDiv w:val="1"/>
      <w:marLeft w:val="0"/>
      <w:marRight w:val="0"/>
      <w:marTop w:val="0"/>
      <w:marBottom w:val="0"/>
      <w:divBdr>
        <w:top w:val="none" w:sz="0" w:space="0" w:color="auto"/>
        <w:left w:val="none" w:sz="0" w:space="0" w:color="auto"/>
        <w:bottom w:val="none" w:sz="0" w:space="0" w:color="auto"/>
        <w:right w:val="none" w:sz="0" w:space="0" w:color="auto"/>
      </w:divBdr>
    </w:div>
    <w:div w:id="1852716727">
      <w:bodyDiv w:val="1"/>
      <w:marLeft w:val="0"/>
      <w:marRight w:val="0"/>
      <w:marTop w:val="0"/>
      <w:marBottom w:val="0"/>
      <w:divBdr>
        <w:top w:val="none" w:sz="0" w:space="0" w:color="auto"/>
        <w:left w:val="none" w:sz="0" w:space="0" w:color="auto"/>
        <w:bottom w:val="none" w:sz="0" w:space="0" w:color="auto"/>
        <w:right w:val="none" w:sz="0" w:space="0" w:color="auto"/>
      </w:divBdr>
    </w:div>
    <w:div w:id="1896576407">
      <w:bodyDiv w:val="1"/>
      <w:marLeft w:val="0"/>
      <w:marRight w:val="0"/>
      <w:marTop w:val="0"/>
      <w:marBottom w:val="0"/>
      <w:divBdr>
        <w:top w:val="none" w:sz="0" w:space="0" w:color="auto"/>
        <w:left w:val="none" w:sz="0" w:space="0" w:color="auto"/>
        <w:bottom w:val="none" w:sz="0" w:space="0" w:color="auto"/>
        <w:right w:val="none" w:sz="0" w:space="0" w:color="auto"/>
      </w:divBdr>
    </w:div>
    <w:div w:id="1908222983">
      <w:bodyDiv w:val="1"/>
      <w:marLeft w:val="0"/>
      <w:marRight w:val="0"/>
      <w:marTop w:val="0"/>
      <w:marBottom w:val="0"/>
      <w:divBdr>
        <w:top w:val="none" w:sz="0" w:space="0" w:color="auto"/>
        <w:left w:val="none" w:sz="0" w:space="0" w:color="auto"/>
        <w:bottom w:val="none" w:sz="0" w:space="0" w:color="auto"/>
        <w:right w:val="none" w:sz="0" w:space="0" w:color="auto"/>
      </w:divBdr>
    </w:div>
    <w:div w:id="1941571727">
      <w:bodyDiv w:val="1"/>
      <w:marLeft w:val="0"/>
      <w:marRight w:val="0"/>
      <w:marTop w:val="0"/>
      <w:marBottom w:val="0"/>
      <w:divBdr>
        <w:top w:val="none" w:sz="0" w:space="0" w:color="auto"/>
        <w:left w:val="none" w:sz="0" w:space="0" w:color="auto"/>
        <w:bottom w:val="none" w:sz="0" w:space="0" w:color="auto"/>
        <w:right w:val="none" w:sz="0" w:space="0" w:color="auto"/>
      </w:divBdr>
    </w:div>
    <w:div w:id="1970279056">
      <w:bodyDiv w:val="1"/>
      <w:marLeft w:val="0"/>
      <w:marRight w:val="0"/>
      <w:marTop w:val="0"/>
      <w:marBottom w:val="0"/>
      <w:divBdr>
        <w:top w:val="none" w:sz="0" w:space="0" w:color="auto"/>
        <w:left w:val="none" w:sz="0" w:space="0" w:color="auto"/>
        <w:bottom w:val="none" w:sz="0" w:space="0" w:color="auto"/>
        <w:right w:val="none" w:sz="0" w:space="0" w:color="auto"/>
      </w:divBdr>
    </w:div>
    <w:div w:id="2038650969">
      <w:bodyDiv w:val="1"/>
      <w:marLeft w:val="0"/>
      <w:marRight w:val="0"/>
      <w:marTop w:val="0"/>
      <w:marBottom w:val="0"/>
      <w:divBdr>
        <w:top w:val="none" w:sz="0" w:space="0" w:color="auto"/>
        <w:left w:val="none" w:sz="0" w:space="0" w:color="auto"/>
        <w:bottom w:val="none" w:sz="0" w:space="0" w:color="auto"/>
        <w:right w:val="none" w:sz="0" w:space="0" w:color="auto"/>
      </w:divBdr>
    </w:div>
    <w:div w:id="2052068585">
      <w:bodyDiv w:val="1"/>
      <w:marLeft w:val="0"/>
      <w:marRight w:val="0"/>
      <w:marTop w:val="0"/>
      <w:marBottom w:val="0"/>
      <w:divBdr>
        <w:top w:val="none" w:sz="0" w:space="0" w:color="auto"/>
        <w:left w:val="none" w:sz="0" w:space="0" w:color="auto"/>
        <w:bottom w:val="none" w:sz="0" w:space="0" w:color="auto"/>
        <w:right w:val="none" w:sz="0" w:space="0" w:color="auto"/>
      </w:divBdr>
    </w:div>
    <w:div w:id="2061784080">
      <w:bodyDiv w:val="1"/>
      <w:marLeft w:val="0"/>
      <w:marRight w:val="0"/>
      <w:marTop w:val="0"/>
      <w:marBottom w:val="0"/>
      <w:divBdr>
        <w:top w:val="none" w:sz="0" w:space="0" w:color="auto"/>
        <w:left w:val="none" w:sz="0" w:space="0" w:color="auto"/>
        <w:bottom w:val="none" w:sz="0" w:space="0" w:color="auto"/>
        <w:right w:val="none" w:sz="0" w:space="0" w:color="auto"/>
      </w:divBdr>
    </w:div>
    <w:div w:id="2147240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endnotes" Target="endnotes.xml"/><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footnotes" Target="foot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footer" Target="footer5.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FD8BC9CF372468C8BDE35BBD24E641C"/>
        <w:category>
          <w:name w:val="General"/>
          <w:gallery w:val="placeholder"/>
        </w:category>
        <w:types>
          <w:type w:val="bbPlcHdr"/>
        </w:types>
        <w:behaviors>
          <w:behavior w:val="content"/>
        </w:behaviors>
        <w:guid w:val="{DA86FA2C-9ED8-49F8-B02F-02D6094E0B43}"/>
      </w:docPartPr>
      <w:docPartBody>
        <w:p w:rsidR="00D45708" w:rsidRDefault="00D45708">
          <w:r w:rsidRPr="00251165">
            <w:rPr>
              <w:rStyle w:val="PlaceholderText"/>
            </w:rPr>
            <w:t>[Keywords]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EYInterstate Light">
    <w:panose1 w:val="02000506000000020004"/>
    <w:charset w:val="00"/>
    <w:family w:val="auto"/>
    <w:pitch w:val="variable"/>
    <w:sig w:usb0="A00002AF" w:usb1="5000206A"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 w:name="EYInterstate">
    <w:panose1 w:val="02000503020000020004"/>
    <w:charset w:val="00"/>
    <w:family w:val="auto"/>
    <w:pitch w:val="variable"/>
    <w:sig w:usb0="A00002AF" w:usb1="5000206A"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
    <w:altName w:val="Arial"/>
    <w:panose1 w:val="020B0604020202030204"/>
    <w:charset w:val="00"/>
    <w:family w:val="swiss"/>
    <w:notTrueTyp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comments="0" w:formatting="0" w:inkAnnotations="0"/>
  <w:defaultTabStop w:val="720"/>
  <w:hyphenationZone w:val="425"/>
  <w:characterSpacingControl w:val="doNotCompress"/>
  <w:compat>
    <w:useFELayout/>
    <w:compatSetting w:name="compatibilityMode" w:uri="http://schemas.microsoft.com/office/word" w:val="12"/>
  </w:compat>
  <w:rsids>
    <w:rsidRoot w:val="00D45708"/>
    <w:rsid w:val="0003259F"/>
    <w:rsid w:val="000365C2"/>
    <w:rsid w:val="001432D4"/>
    <w:rsid w:val="00162AB3"/>
    <w:rsid w:val="001F21A9"/>
    <w:rsid w:val="00200889"/>
    <w:rsid w:val="00270193"/>
    <w:rsid w:val="00277ACA"/>
    <w:rsid w:val="00287D68"/>
    <w:rsid w:val="00376A84"/>
    <w:rsid w:val="003C2ADE"/>
    <w:rsid w:val="003D571A"/>
    <w:rsid w:val="0041368A"/>
    <w:rsid w:val="0041430D"/>
    <w:rsid w:val="004D6B71"/>
    <w:rsid w:val="004E711A"/>
    <w:rsid w:val="005315E4"/>
    <w:rsid w:val="00537402"/>
    <w:rsid w:val="00624B2A"/>
    <w:rsid w:val="00690938"/>
    <w:rsid w:val="0075549D"/>
    <w:rsid w:val="00843E43"/>
    <w:rsid w:val="00854CA1"/>
    <w:rsid w:val="00876ABB"/>
    <w:rsid w:val="008E13F3"/>
    <w:rsid w:val="00970E57"/>
    <w:rsid w:val="00A60F28"/>
    <w:rsid w:val="00A93C4B"/>
    <w:rsid w:val="00AD3C05"/>
    <w:rsid w:val="00B63A91"/>
    <w:rsid w:val="00BF1B06"/>
    <w:rsid w:val="00C90391"/>
    <w:rsid w:val="00D45708"/>
    <w:rsid w:val="00DA3DEA"/>
    <w:rsid w:val="00E10245"/>
    <w:rsid w:val="00E233A5"/>
    <w:rsid w:val="00E877A8"/>
    <w:rsid w:val="00F077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CA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45708"/>
    <w:rPr>
      <w:rFonts w:cs="Times New Roman"/>
      <w:color w:val="808080"/>
    </w:rPr>
  </w:style>
  <w:style w:type="paragraph" w:customStyle="1" w:styleId="0B463746E662482680B5A8EC2AAC1C07">
    <w:name w:val="0B463746E662482680B5A8EC2AAC1C07"/>
    <w:rsid w:val="00D45708"/>
  </w:style>
  <w:style w:type="paragraph" w:customStyle="1" w:styleId="E2055C92F9074556A3B537D15B922500">
    <w:name w:val="E2055C92F9074556A3B537D15B922500"/>
    <w:rsid w:val="00D45708"/>
  </w:style>
  <w:style w:type="paragraph" w:customStyle="1" w:styleId="AC1813DB895341FC857D3415EE735388">
    <w:name w:val="AC1813DB895341FC857D3415EE735388"/>
    <w:rsid w:val="00D45708"/>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dlc_DocId xmlns="0cbe1240-e4fe-486d-8edc-2712abb96eb4">MSIBM-2-12639</_dlc_DocId>
    <_dlc_DocIdUrl xmlns="0cbe1240-e4fe-486d-8edc-2712abb96eb4">
      <Url>http://sp.ey.net/msibm/_layouts/DocIdRedir.aspx?ID=MSIBM-2-12639</Url>
      <Description>MSIBM-2-12639</Description>
    </_dlc_DocIdUrl>
    <IconOverlay xmlns="http://schemas.microsoft.com/sharepoint/v4" xsi:nil="true"/>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B8BE4CD344278842A0DBAE3D89A77881" ma:contentTypeVersion="1" ma:contentTypeDescription="Create a new document." ma:contentTypeScope="" ma:versionID="c093346ebb6a5609fc02bec85982e162">
  <xsd:schema xmlns:xsd="http://www.w3.org/2001/XMLSchema" xmlns:xs="http://www.w3.org/2001/XMLSchema" xmlns:p="http://schemas.microsoft.com/office/2006/metadata/properties" xmlns:ns2="0cbe1240-e4fe-486d-8edc-2712abb96eb4" xmlns:ns3="http://schemas.microsoft.com/sharepoint/v4" targetNamespace="http://schemas.microsoft.com/office/2006/metadata/properties" ma:root="true" ma:fieldsID="11e48089c2e39b090a5f6bcc0cdab83b" ns2:_="" ns3:_="">
    <xsd:import namespace="0cbe1240-e4fe-486d-8edc-2712abb96eb4"/>
    <xsd:import namespace="http://schemas.microsoft.com/sharepoint/v4"/>
    <xsd:element name="properties">
      <xsd:complexType>
        <xsd:sequence>
          <xsd:element name="documentManagement">
            <xsd:complexType>
              <xsd:all>
                <xsd:element ref="ns2:_dlc_DocId" minOccurs="0"/>
                <xsd:element ref="ns2:_dlc_DocIdUrl" minOccurs="0"/>
                <xsd:element ref="ns2:_dlc_DocIdPersistId"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cbe1240-e4fe-486d-8edc-2712abb96eb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1"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F8E23F-DDB4-4F48-A1CD-271B5B9BC8B6}">
  <ds:schemaRefs>
    <ds:schemaRef ds:uri="http://schemas.microsoft.com/sharepoint/v3/contenttype/forms"/>
  </ds:schemaRefs>
</ds:datastoreItem>
</file>

<file path=customXml/itemProps2.xml><?xml version="1.0" encoding="utf-8"?>
<ds:datastoreItem xmlns:ds="http://schemas.openxmlformats.org/officeDocument/2006/customXml" ds:itemID="{804D4F3A-2E1E-49A5-A7B6-E8EF339ACAE1}">
  <ds:schemaRefs>
    <ds:schemaRef ds:uri="http://schemas.microsoft.com/office/2006/metadata/properties"/>
    <ds:schemaRef ds:uri="http://schemas.microsoft.com/office/infopath/2007/PartnerControls"/>
    <ds:schemaRef ds:uri="0cbe1240-e4fe-486d-8edc-2712abb96eb4"/>
    <ds:schemaRef ds:uri="http://schemas.microsoft.com/sharepoint/v4"/>
  </ds:schemaRefs>
</ds:datastoreItem>
</file>

<file path=customXml/itemProps3.xml><?xml version="1.0" encoding="utf-8"?>
<ds:datastoreItem xmlns:ds="http://schemas.openxmlformats.org/officeDocument/2006/customXml" ds:itemID="{1794C7E8-4563-480B-B670-29317D00FAB7}">
  <ds:schemaRefs>
    <ds:schemaRef ds:uri="http://schemas.microsoft.com/sharepoint/events"/>
  </ds:schemaRefs>
</ds:datastoreItem>
</file>

<file path=customXml/itemProps4.xml><?xml version="1.0" encoding="utf-8"?>
<ds:datastoreItem xmlns:ds="http://schemas.openxmlformats.org/officeDocument/2006/customXml" ds:itemID="{D704CB5B-DA2B-4DCC-8D91-DCA33E0E05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cbe1240-e4fe-486d-8edc-2712abb96eb4"/>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7D02DC9E-CC87-4433-8802-A34364ECC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13088</Words>
  <Characters>74606</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Lync Requirements Specification</vt:lpstr>
    </vt:vector>
  </TitlesOfParts>
  <Company>Ernst &amp; Young</Company>
  <LinksUpToDate>false</LinksUpToDate>
  <CharactersWithSpaces>87519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Lync Requirements Specification</dc:title>
  <dc:creator>Ally Ward</dc:creator>
  <cp:keywords>V2.1</cp:keywords>
  <cp:lastModifiedBy>Wale Agbaje</cp:lastModifiedBy>
  <cp:revision>2</cp:revision>
  <cp:lastPrinted>2012-09-27T11:59:00Z</cp:lastPrinted>
  <dcterms:created xsi:type="dcterms:W3CDTF">2013-02-19T11:35:00Z</dcterms:created>
  <dcterms:modified xsi:type="dcterms:W3CDTF">2013-02-19T11:35:00Z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0x010100B8BE4CD344278842A0DBAE3D89A77881</vt:lpwstr>
  </property>
  <property fmtid="{D5CDD505-2E9C-101B-9397-08002B2CF9AE}" pid="3" name="_dlc_DocIdItemGuid">
    <vt:lpwstr>c5eafe66-e5ac-48c0-afcd-e15a50f85ba2</vt:lpwstr>
  </property>
  <property fmtid="{D5CDD505-2E9C-101B-9397-08002B2CF9AE}" pid="4" name="Version">
    <vt:lpwstr>0.2</vt:lpwstr>
  </property>
</Properties>
</file>